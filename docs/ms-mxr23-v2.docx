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84B9" w14:textId="77777777" w:rsidR="007145A4" w:rsidRPr="00426EA8" w:rsidRDefault="005D10FE">
      <w:pPr>
        <w:pStyle w:val="Ttulo"/>
        <w:rPr>
          <w:rFonts w:ascii="Times New Roman" w:hAnsi="Times New Roman" w:cs="Times New Roman"/>
          <w:sz w:val="24"/>
          <w:szCs w:val="24"/>
        </w:rPr>
      </w:pPr>
      <w:r w:rsidRPr="00426EA8">
        <w:rPr>
          <w:rFonts w:ascii="Times New Roman" w:hAnsi="Times New Roman" w:cs="Times New Roman"/>
          <w:sz w:val="24"/>
          <w:szCs w:val="24"/>
        </w:rPr>
        <w:t>Linking fish physiological biomarkers to habitat integrity in the Atlantic Forest</w:t>
      </w:r>
    </w:p>
    <w:p w14:paraId="575484BA" w14:textId="77777777" w:rsidR="007145A4" w:rsidRPr="00426EA8" w:rsidRDefault="005D10FE">
      <w:pPr>
        <w:pStyle w:val="Subttulo"/>
        <w:rPr>
          <w:rFonts w:ascii="Times New Roman" w:hAnsi="Times New Roman" w:cs="Times New Roman"/>
          <w:sz w:val="24"/>
          <w:szCs w:val="24"/>
        </w:rPr>
      </w:pPr>
      <w:r w:rsidRPr="00426EA8">
        <w:rPr>
          <w:rFonts w:ascii="Times New Roman" w:hAnsi="Times New Roman" w:cs="Times New Roman"/>
          <w:sz w:val="24"/>
          <w:szCs w:val="24"/>
        </w:rPr>
        <w:t>Biological Conservation OR Neotropical Ichthyology</w:t>
      </w:r>
    </w:p>
    <w:p w14:paraId="575484BB" w14:textId="77777777" w:rsidR="007145A4" w:rsidRPr="00426EA8" w:rsidRDefault="005D10FE">
      <w:pPr>
        <w:pStyle w:val="Author"/>
        <w:rPr>
          <w:rFonts w:ascii="Times New Roman" w:hAnsi="Times New Roman" w:cs="Times New Roman"/>
        </w:rPr>
      </w:pPr>
      <w:r w:rsidRPr="00426EA8">
        <w:rPr>
          <w:rFonts w:ascii="Times New Roman" w:hAnsi="Times New Roman" w:cs="Times New Roman"/>
        </w:rPr>
        <w:t>Adamastor Coutinho Pinto</w:t>
      </w:r>
    </w:p>
    <w:p w14:paraId="575484BC" w14:textId="77777777" w:rsidR="007145A4" w:rsidRPr="003D56A5" w:rsidRDefault="005D10FE">
      <w:pPr>
        <w:pStyle w:val="Author"/>
        <w:rPr>
          <w:rFonts w:ascii="Times New Roman" w:hAnsi="Times New Roman" w:cs="Times New Roman"/>
          <w:lang w:val="pt-BR"/>
        </w:rPr>
      </w:pPr>
      <w:r w:rsidRPr="003D56A5">
        <w:rPr>
          <w:rFonts w:ascii="Times New Roman" w:hAnsi="Times New Roman" w:cs="Times New Roman"/>
          <w:lang w:val="pt-BR"/>
        </w:rPr>
        <w:t>Larissa Rafaela Caetano da Silva</w:t>
      </w:r>
    </w:p>
    <w:p w14:paraId="575484BD" w14:textId="77777777" w:rsidR="007145A4" w:rsidRPr="003D56A5" w:rsidRDefault="005D10FE">
      <w:pPr>
        <w:pStyle w:val="Author"/>
        <w:rPr>
          <w:rFonts w:ascii="Times New Roman" w:hAnsi="Times New Roman" w:cs="Times New Roman"/>
          <w:lang w:val="pt-BR"/>
        </w:rPr>
      </w:pPr>
      <w:r w:rsidRPr="003D56A5">
        <w:rPr>
          <w:rFonts w:ascii="Times New Roman" w:hAnsi="Times New Roman" w:cs="Times New Roman"/>
          <w:lang w:val="pt-BR"/>
        </w:rPr>
        <w:t>Mayara Mirelly da Silva Monteiro</w:t>
      </w:r>
    </w:p>
    <w:p w14:paraId="575484BE" w14:textId="77777777" w:rsidR="007145A4" w:rsidRPr="003D56A5" w:rsidRDefault="005D10FE">
      <w:pPr>
        <w:pStyle w:val="Author"/>
        <w:rPr>
          <w:rFonts w:ascii="Times New Roman" w:hAnsi="Times New Roman" w:cs="Times New Roman"/>
          <w:lang w:val="pt-BR"/>
        </w:rPr>
      </w:pPr>
      <w:r w:rsidRPr="003D56A5">
        <w:rPr>
          <w:rFonts w:ascii="Times New Roman" w:hAnsi="Times New Roman" w:cs="Times New Roman"/>
          <w:lang w:val="pt-BR"/>
        </w:rPr>
        <w:t>Alice da Silva Barros</w:t>
      </w:r>
    </w:p>
    <w:p w14:paraId="575484BF" w14:textId="673CC92B" w:rsidR="007145A4" w:rsidRPr="003D56A5" w:rsidRDefault="005D10FE">
      <w:pPr>
        <w:pStyle w:val="Author"/>
        <w:rPr>
          <w:rFonts w:ascii="Times New Roman" w:hAnsi="Times New Roman" w:cs="Times New Roman"/>
          <w:lang w:val="pt-BR"/>
        </w:rPr>
      </w:pPr>
      <w:r w:rsidRPr="003D56A5">
        <w:rPr>
          <w:rFonts w:ascii="Times New Roman" w:hAnsi="Times New Roman" w:cs="Times New Roman"/>
          <w:lang w:val="pt-BR"/>
        </w:rPr>
        <w:t>Enelise Marcelle Amado</w:t>
      </w:r>
      <w:r w:rsidR="003C334C" w:rsidRPr="003D56A5">
        <w:rPr>
          <w:rFonts w:ascii="Times New Roman" w:hAnsi="Times New Roman" w:cs="Times New Roman"/>
          <w:lang w:val="pt-BR"/>
        </w:rPr>
        <w:t>*</w:t>
      </w:r>
    </w:p>
    <w:p w14:paraId="575484C0" w14:textId="77777777" w:rsidR="007145A4" w:rsidRPr="003D56A5" w:rsidRDefault="005D10FE">
      <w:pPr>
        <w:pStyle w:val="Author"/>
        <w:rPr>
          <w:rFonts w:ascii="Times New Roman" w:hAnsi="Times New Roman" w:cs="Times New Roman"/>
          <w:lang w:val="pt-BR"/>
        </w:rPr>
      </w:pPr>
      <w:r w:rsidRPr="003D56A5">
        <w:rPr>
          <w:rFonts w:ascii="Times New Roman" w:hAnsi="Times New Roman" w:cs="Times New Roman"/>
          <w:lang w:val="pt-BR"/>
        </w:rPr>
        <w:t>Elvio Sergio Figueredo Medeiros</w:t>
      </w:r>
    </w:p>
    <w:p w14:paraId="575484C1" w14:textId="77777777" w:rsidR="007145A4" w:rsidRPr="003D56A5" w:rsidRDefault="005D10FE">
      <w:pPr>
        <w:pStyle w:val="Data"/>
        <w:rPr>
          <w:rFonts w:ascii="Times New Roman" w:hAnsi="Times New Roman" w:cs="Times New Roman"/>
          <w:lang w:val="pt-BR"/>
        </w:rPr>
      </w:pPr>
      <w:r w:rsidRPr="003D56A5">
        <w:rPr>
          <w:rFonts w:ascii="Times New Roman" w:hAnsi="Times New Roman" w:cs="Times New Roman"/>
          <w:lang w:val="pt-BR"/>
        </w:rPr>
        <w:t>2026-08-30</w:t>
      </w:r>
    </w:p>
    <w:p w14:paraId="21067125" w14:textId="3C590755" w:rsidR="00C066F7" w:rsidRPr="003D56A5" w:rsidRDefault="00C066F7">
      <w:pPr>
        <w:pStyle w:val="Data"/>
        <w:rPr>
          <w:rFonts w:ascii="Times New Roman" w:hAnsi="Times New Roman" w:cs="Times New Roman"/>
          <w:lang w:val="pt-BR"/>
        </w:rPr>
      </w:pPr>
      <w:r w:rsidRPr="003D56A5">
        <w:rPr>
          <w:rFonts w:ascii="Times New Roman" w:hAnsi="Times New Roman" w:cs="Times New Roman"/>
          <w:lang w:val="pt-BR"/>
        </w:rPr>
        <w:t>*Corresponding author</w:t>
      </w:r>
    </w:p>
    <w:p w14:paraId="117687CD" w14:textId="77777777" w:rsidR="00C066F7" w:rsidRPr="003D56A5" w:rsidRDefault="00C066F7">
      <w:pPr>
        <w:pStyle w:val="Data"/>
        <w:rPr>
          <w:rFonts w:ascii="Times New Roman" w:hAnsi="Times New Roman" w:cs="Times New Roman"/>
          <w:lang w:val="pt-BR"/>
        </w:rPr>
      </w:pPr>
    </w:p>
    <w:p w14:paraId="575484C2" w14:textId="77777777" w:rsidR="007145A4" w:rsidRPr="00984FF8" w:rsidRDefault="005D10FE">
      <w:pPr>
        <w:rPr>
          <w:rFonts w:ascii="Times New Roman" w:hAnsi="Times New Roman" w:cs="Times New Roman"/>
        </w:rPr>
      </w:pPr>
      <w:r w:rsidRPr="00984FF8">
        <w:rPr>
          <w:rFonts w:ascii="Times New Roman" w:hAnsi="Times New Roman" w:cs="Times New Roman"/>
        </w:rPr>
        <w:t>Abstract</w:t>
      </w:r>
    </w:p>
    <w:p w14:paraId="575484C3" w14:textId="4DCE23D4" w:rsidR="007145A4" w:rsidRPr="00426EA8" w:rsidRDefault="005D10FE">
      <w:pPr>
        <w:pStyle w:val="Abstract"/>
        <w:rPr>
          <w:rFonts w:ascii="Times New Roman" w:hAnsi="Times New Roman" w:cs="Times New Roman"/>
          <w:sz w:val="24"/>
          <w:szCs w:val="24"/>
        </w:rPr>
      </w:pPr>
      <w:r w:rsidRPr="00426EA8">
        <w:rPr>
          <w:rFonts w:ascii="Times New Roman" w:hAnsi="Times New Roman" w:cs="Times New Roman"/>
          <w:sz w:val="24"/>
          <w:szCs w:val="24"/>
        </w:rPr>
        <w:t xml:space="preserve">The Atlantic Forest is one of the world’s most important biodiversity hotspots. Despite occupying only a small fraction of its original distribution, it continues to support extraordinary levels of species richness and endemism. At the same time, it is one of the most threatened tropical ecosystems on Earth due to habitat loss, fragmentation, urban expansion, and agricultural development. The present study evaluated whether biomarkers of physiological stress in fish could detect environmental disturbances occurring within and around the Guaribas Biological Reserve (REBIO Guaribas), a strictly protected area of Atlantic Forest in northeastern Brazil. Despite sites within the administrative boundaries of the REBIO showing no signs alteration, from both environmental variables and biomarkers, significant differences in biomarker responses were observed among sampling sites, indicating that environmental conditions are not homogeneous throughout the stream studied. </w:t>
      </w:r>
      <w:r w:rsidR="00984FF8">
        <w:rPr>
          <w:rFonts w:ascii="Times New Roman" w:hAnsi="Times New Roman" w:cs="Times New Roman"/>
          <w:sz w:val="24"/>
          <w:szCs w:val="24"/>
        </w:rPr>
        <w:t xml:space="preserve">Indicative values of all </w:t>
      </w:r>
      <w:r w:rsidRPr="00337C50">
        <w:rPr>
          <w:rFonts w:ascii="Times New Roman" w:hAnsi="Times New Roman" w:cs="Times New Roman"/>
          <w:sz w:val="24"/>
          <w:szCs w:val="24"/>
        </w:rPr>
        <w:t>biomarkers</w:t>
      </w:r>
      <w:r w:rsidRPr="00426EA8">
        <w:rPr>
          <w:rFonts w:ascii="Times New Roman" w:hAnsi="Times New Roman" w:cs="Times New Roman"/>
          <w:sz w:val="24"/>
          <w:szCs w:val="24"/>
        </w:rPr>
        <w:t xml:space="preserve"> at sites located outside or near the boundaries of the protected area suggest exposure to environmental stressors potentially associated with anthropogenic activities. These findings support the use of biochemical and physiological biomarkers as sensitive tools for detecting sublethal effects of environmental degradation, even in landscapes that contain legally protected areas.</w:t>
      </w:r>
    </w:p>
    <w:bookmarkStart w:id="0" w:name="_Toc238982309" w:displacedByCustomXml="next"/>
    <w:sdt>
      <w:sdtPr>
        <w:rPr>
          <w:rFonts w:ascii="Times New Roman" w:eastAsiaTheme="minorHAnsi" w:hAnsi="Times New Roman" w:cs="Times New Roman"/>
          <w:color w:val="auto"/>
          <w:szCs w:val="24"/>
        </w:rPr>
        <w:id w:val="-231393381"/>
        <w:docPartObj>
          <w:docPartGallery w:val="Table of Contents"/>
          <w:docPartUnique/>
        </w:docPartObj>
      </w:sdtPr>
      <w:sdtEndPr/>
      <w:sdtContent>
        <w:p w14:paraId="575484C4" w14:textId="77777777" w:rsidR="007145A4" w:rsidRPr="00426EA8" w:rsidRDefault="005D10FE">
          <w:pPr>
            <w:pStyle w:val="CabealhodoSumrio"/>
            <w:rPr>
              <w:rFonts w:ascii="Times New Roman" w:hAnsi="Times New Roman" w:cs="Times New Roman"/>
              <w:szCs w:val="24"/>
            </w:rPr>
          </w:pPr>
          <w:r w:rsidRPr="00426EA8">
            <w:rPr>
              <w:rFonts w:ascii="Times New Roman" w:hAnsi="Times New Roman" w:cs="Times New Roman"/>
              <w:szCs w:val="24"/>
            </w:rPr>
            <w:t>Table of contents</w:t>
          </w:r>
          <w:bookmarkEnd w:id="0"/>
        </w:p>
        <w:p w14:paraId="57E5E32D" w14:textId="543822C8" w:rsidR="003C334C" w:rsidRPr="00426EA8" w:rsidRDefault="005D10FE">
          <w:pPr>
            <w:pStyle w:val="Sumrio1"/>
            <w:tabs>
              <w:tab w:val="right" w:leader="dot" w:pos="9350"/>
            </w:tabs>
            <w:rPr>
              <w:rFonts w:ascii="Times New Roman" w:hAnsi="Times New Roman" w:cs="Times New Roman"/>
            </w:rPr>
          </w:pPr>
          <w:r w:rsidRPr="00426EA8">
            <w:rPr>
              <w:rFonts w:ascii="Times New Roman" w:hAnsi="Times New Roman" w:cs="Times New Roman"/>
            </w:rPr>
            <w:fldChar w:fldCharType="begin"/>
          </w:r>
          <w:r w:rsidRPr="00426EA8">
            <w:rPr>
              <w:rFonts w:ascii="Times New Roman" w:hAnsi="Times New Roman" w:cs="Times New Roman"/>
            </w:rPr>
            <w:instrText>TOC \o "1-3" \h \z \u</w:instrText>
          </w:r>
          <w:r w:rsidRPr="00426EA8">
            <w:rPr>
              <w:rFonts w:ascii="Times New Roman" w:hAnsi="Times New Roman" w:cs="Times New Roman"/>
            </w:rPr>
            <w:fldChar w:fldCharType="separate"/>
          </w:r>
          <w:hyperlink w:anchor="_Toc238982309" w:history="1">
            <w:r w:rsidR="003C334C" w:rsidRPr="00426EA8">
              <w:rPr>
                <w:rStyle w:val="Hyperlink"/>
                <w:rFonts w:ascii="Times New Roman" w:hAnsi="Times New Roman" w:cs="Times New Roman"/>
              </w:rPr>
              <w:t>Table of contents</w:t>
            </w:r>
            <w:r w:rsidR="003C334C" w:rsidRPr="00426EA8">
              <w:rPr>
                <w:rFonts w:ascii="Times New Roman" w:hAnsi="Times New Roman" w:cs="Times New Roman"/>
                <w:webHidden/>
              </w:rPr>
              <w:tab/>
            </w:r>
            <w:r w:rsidR="003C334C" w:rsidRPr="00426EA8">
              <w:rPr>
                <w:rFonts w:ascii="Times New Roman" w:hAnsi="Times New Roman" w:cs="Times New Roman"/>
                <w:webHidden/>
              </w:rPr>
              <w:fldChar w:fldCharType="begin"/>
            </w:r>
            <w:r w:rsidR="003C334C" w:rsidRPr="00426EA8">
              <w:rPr>
                <w:rFonts w:ascii="Times New Roman" w:hAnsi="Times New Roman" w:cs="Times New Roman"/>
                <w:webHidden/>
              </w:rPr>
              <w:instrText xml:space="preserve"> PAGEREF _Toc238982309 \h </w:instrText>
            </w:r>
            <w:r w:rsidR="003C334C" w:rsidRPr="00426EA8">
              <w:rPr>
                <w:rFonts w:ascii="Times New Roman" w:hAnsi="Times New Roman" w:cs="Times New Roman"/>
                <w:webHidden/>
              </w:rPr>
            </w:r>
            <w:r w:rsidR="003C334C" w:rsidRPr="00426EA8">
              <w:rPr>
                <w:rFonts w:ascii="Times New Roman" w:hAnsi="Times New Roman" w:cs="Times New Roman"/>
                <w:webHidden/>
              </w:rPr>
              <w:fldChar w:fldCharType="separate"/>
            </w:r>
            <w:r w:rsidR="003C334C" w:rsidRPr="00426EA8">
              <w:rPr>
                <w:rFonts w:ascii="Times New Roman" w:hAnsi="Times New Roman" w:cs="Times New Roman"/>
                <w:webHidden/>
              </w:rPr>
              <w:t>1</w:t>
            </w:r>
            <w:r w:rsidR="003C334C" w:rsidRPr="00426EA8">
              <w:rPr>
                <w:rFonts w:ascii="Times New Roman" w:hAnsi="Times New Roman" w:cs="Times New Roman"/>
                <w:webHidden/>
              </w:rPr>
              <w:fldChar w:fldCharType="end"/>
            </w:r>
          </w:hyperlink>
        </w:p>
        <w:p w14:paraId="29491A81" w14:textId="42BF248D" w:rsidR="003C334C" w:rsidRPr="00426EA8" w:rsidRDefault="003C334C">
          <w:pPr>
            <w:pStyle w:val="Sumrio1"/>
            <w:tabs>
              <w:tab w:val="right" w:leader="dot" w:pos="9350"/>
            </w:tabs>
            <w:rPr>
              <w:rFonts w:ascii="Times New Roman" w:hAnsi="Times New Roman" w:cs="Times New Roman"/>
            </w:rPr>
          </w:pPr>
          <w:hyperlink w:anchor="_Toc238982310" w:history="1">
            <w:r w:rsidRPr="00426EA8">
              <w:rPr>
                <w:rStyle w:val="Hyperlink"/>
                <w:rFonts w:ascii="Times New Roman" w:hAnsi="Times New Roman" w:cs="Times New Roman"/>
              </w:rPr>
              <w:t>1. Introduction</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_Toc238982310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2</w:t>
            </w:r>
            <w:r w:rsidRPr="00426EA8">
              <w:rPr>
                <w:rFonts w:ascii="Times New Roman" w:hAnsi="Times New Roman" w:cs="Times New Roman"/>
                <w:webHidden/>
              </w:rPr>
              <w:fldChar w:fldCharType="end"/>
            </w:r>
          </w:hyperlink>
        </w:p>
        <w:p w14:paraId="748A8294" w14:textId="64A99AF7" w:rsidR="003C334C" w:rsidRPr="00426EA8" w:rsidRDefault="003C334C">
          <w:pPr>
            <w:pStyle w:val="Sumrio1"/>
            <w:tabs>
              <w:tab w:val="right" w:leader="dot" w:pos="9350"/>
            </w:tabs>
            <w:rPr>
              <w:rFonts w:ascii="Times New Roman" w:hAnsi="Times New Roman" w:cs="Times New Roman"/>
            </w:rPr>
          </w:pPr>
          <w:hyperlink w:anchor="_Toc238982311" w:history="1">
            <w:r w:rsidRPr="00426EA8">
              <w:rPr>
                <w:rStyle w:val="Hyperlink"/>
                <w:rFonts w:ascii="Times New Roman" w:hAnsi="Times New Roman" w:cs="Times New Roman"/>
              </w:rPr>
              <w:t>2. Material and Methods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_Toc238982311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4</w:t>
            </w:r>
            <w:r w:rsidRPr="00426EA8">
              <w:rPr>
                <w:rFonts w:ascii="Times New Roman" w:hAnsi="Times New Roman" w:cs="Times New Roman"/>
                <w:webHidden/>
              </w:rPr>
              <w:fldChar w:fldCharType="end"/>
            </w:r>
          </w:hyperlink>
        </w:p>
        <w:p w14:paraId="00C05F0E" w14:textId="09799F40" w:rsidR="003C334C" w:rsidRPr="00426EA8" w:rsidRDefault="003C334C">
          <w:pPr>
            <w:pStyle w:val="Sumrio1"/>
            <w:tabs>
              <w:tab w:val="right" w:leader="dot" w:pos="9350"/>
            </w:tabs>
            <w:rPr>
              <w:rFonts w:ascii="Times New Roman" w:hAnsi="Times New Roman" w:cs="Times New Roman"/>
            </w:rPr>
          </w:pPr>
          <w:hyperlink w:anchor="_Toc238982312" w:history="1">
            <w:r w:rsidRPr="00426EA8">
              <w:rPr>
                <w:rStyle w:val="Hyperlink"/>
                <w:rFonts w:ascii="Times New Roman" w:hAnsi="Times New Roman" w:cs="Times New Roman"/>
              </w:rPr>
              <w:t>3. Results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_Toc238982312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9</w:t>
            </w:r>
            <w:r w:rsidRPr="00426EA8">
              <w:rPr>
                <w:rFonts w:ascii="Times New Roman" w:hAnsi="Times New Roman" w:cs="Times New Roman"/>
                <w:webHidden/>
              </w:rPr>
              <w:fldChar w:fldCharType="end"/>
            </w:r>
          </w:hyperlink>
        </w:p>
        <w:p w14:paraId="6F0B5627" w14:textId="1AEB0398" w:rsidR="003C334C" w:rsidRPr="00426EA8" w:rsidRDefault="003C334C">
          <w:pPr>
            <w:pStyle w:val="Sumrio1"/>
            <w:tabs>
              <w:tab w:val="right" w:leader="dot" w:pos="9350"/>
            </w:tabs>
            <w:rPr>
              <w:rFonts w:ascii="Times New Roman" w:hAnsi="Times New Roman" w:cs="Times New Roman"/>
            </w:rPr>
          </w:pPr>
          <w:hyperlink w:anchor="_Toc238982313" w:history="1">
            <w:r w:rsidRPr="00426EA8">
              <w:rPr>
                <w:rStyle w:val="Hyperlink"/>
                <w:rFonts w:ascii="Times New Roman" w:hAnsi="Times New Roman" w:cs="Times New Roman"/>
              </w:rPr>
              <w:t>4. Discussion</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_Toc238982313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11</w:t>
            </w:r>
            <w:r w:rsidRPr="00426EA8">
              <w:rPr>
                <w:rFonts w:ascii="Times New Roman" w:hAnsi="Times New Roman" w:cs="Times New Roman"/>
                <w:webHidden/>
              </w:rPr>
              <w:fldChar w:fldCharType="end"/>
            </w:r>
          </w:hyperlink>
        </w:p>
        <w:p w14:paraId="20F50D9B" w14:textId="1C22687E" w:rsidR="003C334C" w:rsidRPr="00426EA8" w:rsidRDefault="003C334C">
          <w:pPr>
            <w:pStyle w:val="Sumrio1"/>
            <w:tabs>
              <w:tab w:val="right" w:leader="dot" w:pos="9350"/>
            </w:tabs>
            <w:rPr>
              <w:rFonts w:ascii="Times New Roman" w:hAnsi="Times New Roman" w:cs="Times New Roman"/>
            </w:rPr>
          </w:pPr>
          <w:hyperlink w:anchor="_Toc238982314" w:history="1">
            <w:r w:rsidRPr="00426EA8">
              <w:rPr>
                <w:rStyle w:val="Hyperlink"/>
                <w:rFonts w:ascii="Times New Roman" w:hAnsi="Times New Roman" w:cs="Times New Roman"/>
              </w:rPr>
              <w:t>Conclusions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_Toc238982314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15</w:t>
            </w:r>
            <w:r w:rsidRPr="00426EA8">
              <w:rPr>
                <w:rFonts w:ascii="Times New Roman" w:hAnsi="Times New Roman" w:cs="Times New Roman"/>
                <w:webHidden/>
              </w:rPr>
              <w:fldChar w:fldCharType="end"/>
            </w:r>
          </w:hyperlink>
        </w:p>
        <w:p w14:paraId="7417C6DA" w14:textId="3F11088A" w:rsidR="003C334C" w:rsidRPr="00426EA8" w:rsidRDefault="003C334C">
          <w:pPr>
            <w:pStyle w:val="Sumrio1"/>
            <w:tabs>
              <w:tab w:val="right" w:leader="dot" w:pos="9350"/>
            </w:tabs>
            <w:rPr>
              <w:rFonts w:ascii="Times New Roman" w:hAnsi="Times New Roman" w:cs="Times New Roman"/>
            </w:rPr>
          </w:pPr>
          <w:hyperlink w:anchor="_Toc238982315" w:history="1">
            <w:r w:rsidRPr="00426EA8">
              <w:rPr>
                <w:rStyle w:val="Hyperlink"/>
                <w:rFonts w:ascii="Times New Roman" w:hAnsi="Times New Roman" w:cs="Times New Roman"/>
              </w:rPr>
              <w:t>Acknowledgements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_Toc238982315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16</w:t>
            </w:r>
            <w:r w:rsidRPr="00426EA8">
              <w:rPr>
                <w:rFonts w:ascii="Times New Roman" w:hAnsi="Times New Roman" w:cs="Times New Roman"/>
                <w:webHidden/>
              </w:rPr>
              <w:fldChar w:fldCharType="end"/>
            </w:r>
          </w:hyperlink>
        </w:p>
        <w:p w14:paraId="4F348757" w14:textId="7D7E0E79" w:rsidR="003C334C" w:rsidRPr="00426EA8" w:rsidRDefault="003C334C">
          <w:pPr>
            <w:pStyle w:val="Sumrio1"/>
            <w:tabs>
              <w:tab w:val="right" w:leader="dot" w:pos="9350"/>
            </w:tabs>
            <w:rPr>
              <w:rFonts w:ascii="Times New Roman" w:hAnsi="Times New Roman" w:cs="Times New Roman"/>
            </w:rPr>
          </w:pPr>
          <w:hyperlink w:anchor="_Toc238982316" w:history="1">
            <w:r w:rsidRPr="00426EA8">
              <w:rPr>
                <w:rStyle w:val="Hyperlink"/>
                <w:rFonts w:ascii="Times New Roman" w:hAnsi="Times New Roman" w:cs="Times New Roman"/>
              </w:rPr>
              <w:t>Authorship contribution statement</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_Toc238982316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16</w:t>
            </w:r>
            <w:r w:rsidRPr="00426EA8">
              <w:rPr>
                <w:rFonts w:ascii="Times New Roman" w:hAnsi="Times New Roman" w:cs="Times New Roman"/>
                <w:webHidden/>
              </w:rPr>
              <w:fldChar w:fldCharType="end"/>
            </w:r>
          </w:hyperlink>
        </w:p>
        <w:p w14:paraId="2D38EF0C" w14:textId="1EFC8BCC" w:rsidR="003C334C" w:rsidRPr="00426EA8" w:rsidRDefault="003C334C">
          <w:pPr>
            <w:pStyle w:val="Sumrio1"/>
            <w:tabs>
              <w:tab w:val="right" w:leader="dot" w:pos="9350"/>
            </w:tabs>
            <w:rPr>
              <w:rFonts w:ascii="Times New Roman" w:hAnsi="Times New Roman" w:cs="Times New Roman"/>
            </w:rPr>
          </w:pPr>
          <w:hyperlink w:anchor="_Toc238982317" w:history="1">
            <w:r w:rsidRPr="00426EA8">
              <w:rPr>
                <w:rStyle w:val="Hyperlink"/>
                <w:rFonts w:ascii="Times New Roman" w:hAnsi="Times New Roman" w:cs="Times New Roman"/>
              </w:rPr>
              <w:t>Ethical approval</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_Toc238982317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17</w:t>
            </w:r>
            <w:r w:rsidRPr="00426EA8">
              <w:rPr>
                <w:rFonts w:ascii="Times New Roman" w:hAnsi="Times New Roman" w:cs="Times New Roman"/>
                <w:webHidden/>
              </w:rPr>
              <w:fldChar w:fldCharType="end"/>
            </w:r>
          </w:hyperlink>
        </w:p>
        <w:p w14:paraId="7C375C0C" w14:textId="66A4AAC0" w:rsidR="003C334C" w:rsidRPr="00426EA8" w:rsidRDefault="003C334C">
          <w:pPr>
            <w:pStyle w:val="Sumrio1"/>
            <w:tabs>
              <w:tab w:val="right" w:leader="dot" w:pos="9350"/>
            </w:tabs>
            <w:rPr>
              <w:rFonts w:ascii="Times New Roman" w:hAnsi="Times New Roman" w:cs="Times New Roman"/>
            </w:rPr>
          </w:pPr>
          <w:hyperlink w:anchor="_Toc238982318" w:history="1">
            <w:r w:rsidRPr="00426EA8">
              <w:rPr>
                <w:rStyle w:val="Hyperlink"/>
                <w:rFonts w:ascii="Times New Roman" w:hAnsi="Times New Roman" w:cs="Times New Roman"/>
              </w:rPr>
              <w:t>Declaration of generative AI and AI-assisted technologies in the manuscript preparation process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_Toc238982318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17</w:t>
            </w:r>
            <w:r w:rsidRPr="00426EA8">
              <w:rPr>
                <w:rFonts w:ascii="Times New Roman" w:hAnsi="Times New Roman" w:cs="Times New Roman"/>
                <w:webHidden/>
              </w:rPr>
              <w:fldChar w:fldCharType="end"/>
            </w:r>
          </w:hyperlink>
        </w:p>
        <w:p w14:paraId="72D33D81" w14:textId="293CA646" w:rsidR="003C334C" w:rsidRPr="00426EA8" w:rsidRDefault="003C334C">
          <w:pPr>
            <w:pStyle w:val="Sumrio1"/>
            <w:tabs>
              <w:tab w:val="right" w:leader="dot" w:pos="9350"/>
            </w:tabs>
            <w:rPr>
              <w:rFonts w:ascii="Times New Roman" w:hAnsi="Times New Roman" w:cs="Times New Roman"/>
            </w:rPr>
          </w:pPr>
          <w:hyperlink w:anchor="_Toc238982319" w:history="1">
            <w:r w:rsidRPr="00426EA8">
              <w:rPr>
                <w:rStyle w:val="Hyperlink"/>
                <w:rFonts w:ascii="Times New Roman" w:hAnsi="Times New Roman" w:cs="Times New Roman"/>
              </w:rPr>
              <w:t>References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_Toc238982319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17</w:t>
            </w:r>
            <w:r w:rsidRPr="00426EA8">
              <w:rPr>
                <w:rFonts w:ascii="Times New Roman" w:hAnsi="Times New Roman" w:cs="Times New Roman"/>
                <w:webHidden/>
              </w:rPr>
              <w:fldChar w:fldCharType="end"/>
            </w:r>
          </w:hyperlink>
        </w:p>
        <w:p w14:paraId="2CEB7586" w14:textId="690D0C3B" w:rsidR="003C334C" w:rsidRPr="00426EA8" w:rsidRDefault="003C334C">
          <w:pPr>
            <w:pStyle w:val="Sumrio1"/>
            <w:tabs>
              <w:tab w:val="right" w:leader="dot" w:pos="9350"/>
            </w:tabs>
            <w:rPr>
              <w:rFonts w:ascii="Times New Roman" w:hAnsi="Times New Roman" w:cs="Times New Roman"/>
            </w:rPr>
          </w:pPr>
          <w:hyperlink w:anchor="_Toc238982320" w:history="1">
            <w:r w:rsidRPr="00426EA8">
              <w:rPr>
                <w:rStyle w:val="Hyperlink"/>
                <w:rFonts w:ascii="Times New Roman" w:hAnsi="Times New Roman" w:cs="Times New Roman"/>
              </w:rPr>
              <w:t>Figures and Tables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_Toc238982320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23</w:t>
            </w:r>
            <w:r w:rsidRPr="00426EA8">
              <w:rPr>
                <w:rFonts w:ascii="Times New Roman" w:hAnsi="Times New Roman" w:cs="Times New Roman"/>
                <w:webHidden/>
              </w:rPr>
              <w:fldChar w:fldCharType="end"/>
            </w:r>
          </w:hyperlink>
        </w:p>
        <w:p w14:paraId="600872AA" w14:textId="3D5B90F4" w:rsidR="003C334C" w:rsidRPr="00426EA8" w:rsidRDefault="003C334C">
          <w:pPr>
            <w:pStyle w:val="Sumrio2"/>
            <w:tabs>
              <w:tab w:val="right" w:leader="dot" w:pos="9350"/>
            </w:tabs>
            <w:rPr>
              <w:rFonts w:ascii="Times New Roman" w:hAnsi="Times New Roman" w:cs="Times New Roman"/>
            </w:rPr>
          </w:pPr>
          <w:hyperlink w:anchor="_Toc238982321" w:history="1">
            <w:r w:rsidRPr="00426EA8">
              <w:rPr>
                <w:rStyle w:val="Hyperlink"/>
                <w:rFonts w:ascii="Times New Roman" w:hAnsi="Times New Roman" w:cs="Times New Roman"/>
              </w:rPr>
              <w:t>Figures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_Toc238982321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24</w:t>
            </w:r>
            <w:r w:rsidRPr="00426EA8">
              <w:rPr>
                <w:rFonts w:ascii="Times New Roman" w:hAnsi="Times New Roman" w:cs="Times New Roman"/>
                <w:webHidden/>
              </w:rPr>
              <w:fldChar w:fldCharType="end"/>
            </w:r>
          </w:hyperlink>
        </w:p>
        <w:p w14:paraId="3F23CD8F" w14:textId="06A14244" w:rsidR="003C334C" w:rsidRPr="00426EA8" w:rsidRDefault="003C334C">
          <w:pPr>
            <w:pStyle w:val="Sumrio2"/>
            <w:tabs>
              <w:tab w:val="right" w:leader="dot" w:pos="9350"/>
            </w:tabs>
            <w:rPr>
              <w:rFonts w:ascii="Times New Roman" w:hAnsi="Times New Roman" w:cs="Times New Roman"/>
            </w:rPr>
          </w:pPr>
          <w:hyperlink w:anchor="_Toc238982322" w:history="1">
            <w:r w:rsidRPr="00426EA8">
              <w:rPr>
                <w:rStyle w:val="Hyperlink"/>
                <w:rFonts w:ascii="Times New Roman" w:hAnsi="Times New Roman" w:cs="Times New Roman"/>
              </w:rPr>
              <w:t>Tables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_Toc238982322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31</w:t>
            </w:r>
            <w:r w:rsidRPr="00426EA8">
              <w:rPr>
                <w:rFonts w:ascii="Times New Roman" w:hAnsi="Times New Roman" w:cs="Times New Roman"/>
                <w:webHidden/>
              </w:rPr>
              <w:fldChar w:fldCharType="end"/>
            </w:r>
          </w:hyperlink>
        </w:p>
        <w:p w14:paraId="5B91ACB5" w14:textId="59BE4EEF" w:rsidR="003C334C" w:rsidRPr="00426EA8" w:rsidRDefault="003C334C">
          <w:pPr>
            <w:pStyle w:val="Sumrio1"/>
            <w:tabs>
              <w:tab w:val="right" w:leader="dot" w:pos="9350"/>
            </w:tabs>
            <w:rPr>
              <w:rFonts w:ascii="Times New Roman" w:hAnsi="Times New Roman" w:cs="Times New Roman"/>
            </w:rPr>
          </w:pPr>
          <w:hyperlink w:anchor="_Toc238982323" w:history="1">
            <w:r w:rsidRPr="00426EA8">
              <w:rPr>
                <w:rStyle w:val="Hyperlink"/>
                <w:rFonts w:ascii="Times New Roman" w:hAnsi="Times New Roman" w:cs="Times New Roman"/>
              </w:rPr>
              <w:t>Apendices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_Toc238982323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36</w:t>
            </w:r>
            <w:r w:rsidRPr="00426EA8">
              <w:rPr>
                <w:rFonts w:ascii="Times New Roman" w:hAnsi="Times New Roman" w:cs="Times New Roman"/>
                <w:webHidden/>
              </w:rPr>
              <w:fldChar w:fldCharType="end"/>
            </w:r>
          </w:hyperlink>
        </w:p>
        <w:p w14:paraId="7E9B79B6" w14:textId="5C08D754" w:rsidR="003C334C" w:rsidRPr="00426EA8" w:rsidRDefault="003C334C">
          <w:pPr>
            <w:pStyle w:val="Sumrio1"/>
            <w:tabs>
              <w:tab w:val="right" w:leader="dot" w:pos="9350"/>
            </w:tabs>
            <w:rPr>
              <w:rFonts w:ascii="Times New Roman" w:hAnsi="Times New Roman" w:cs="Times New Roman"/>
            </w:rPr>
          </w:pPr>
          <w:hyperlink w:anchor="_Toc238982324" w:history="1">
            <w:r w:rsidRPr="00426EA8">
              <w:rPr>
                <w:rStyle w:val="Hyperlink"/>
                <w:rFonts w:ascii="Times New Roman" w:hAnsi="Times New Roman" w:cs="Times New Roman"/>
              </w:rPr>
              <w:t>Non-used figures and tables</w:t>
            </w:r>
            <w:r w:rsidRPr="00426EA8">
              <w:rPr>
                <w:rFonts w:ascii="Times New Roman" w:hAnsi="Times New Roman" w:cs="Times New Roman"/>
                <w:webHidden/>
              </w:rPr>
              <w:tab/>
            </w:r>
            <w:r w:rsidRPr="00426EA8">
              <w:rPr>
                <w:rFonts w:ascii="Times New Roman" w:hAnsi="Times New Roman" w:cs="Times New Roman"/>
                <w:webHidden/>
              </w:rPr>
              <w:fldChar w:fldCharType="begin"/>
            </w:r>
            <w:r w:rsidRPr="00426EA8">
              <w:rPr>
                <w:rFonts w:ascii="Times New Roman" w:hAnsi="Times New Roman" w:cs="Times New Roman"/>
                <w:webHidden/>
              </w:rPr>
              <w:instrText xml:space="preserve"> PAGEREF _Toc238982324 \h </w:instrText>
            </w:r>
            <w:r w:rsidRPr="00426EA8">
              <w:rPr>
                <w:rFonts w:ascii="Times New Roman" w:hAnsi="Times New Roman" w:cs="Times New Roman"/>
                <w:webHidden/>
              </w:rPr>
            </w:r>
            <w:r w:rsidRPr="00426EA8">
              <w:rPr>
                <w:rFonts w:ascii="Times New Roman" w:hAnsi="Times New Roman" w:cs="Times New Roman"/>
                <w:webHidden/>
              </w:rPr>
              <w:fldChar w:fldCharType="separate"/>
            </w:r>
            <w:r w:rsidRPr="00426EA8">
              <w:rPr>
                <w:rFonts w:ascii="Times New Roman" w:hAnsi="Times New Roman" w:cs="Times New Roman"/>
                <w:webHidden/>
              </w:rPr>
              <w:t>36</w:t>
            </w:r>
            <w:r w:rsidRPr="00426EA8">
              <w:rPr>
                <w:rFonts w:ascii="Times New Roman" w:hAnsi="Times New Roman" w:cs="Times New Roman"/>
                <w:webHidden/>
              </w:rPr>
              <w:fldChar w:fldCharType="end"/>
            </w:r>
          </w:hyperlink>
        </w:p>
        <w:p w14:paraId="575484C5" w14:textId="2D9932C7" w:rsidR="007145A4" w:rsidRPr="00426EA8" w:rsidRDefault="005D10FE">
          <w:pPr>
            <w:rPr>
              <w:rFonts w:ascii="Times New Roman" w:hAnsi="Times New Roman" w:cs="Times New Roman"/>
            </w:rPr>
          </w:pPr>
          <w:r w:rsidRPr="00426EA8">
            <w:rPr>
              <w:rFonts w:ascii="Times New Roman" w:hAnsi="Times New Roman" w:cs="Times New Roman"/>
            </w:rPr>
            <w:fldChar w:fldCharType="end"/>
          </w:r>
        </w:p>
      </w:sdtContent>
    </w:sdt>
    <w:p w14:paraId="575484C6" w14:textId="77777777" w:rsidR="007145A4" w:rsidRPr="00426EA8" w:rsidRDefault="005D10FE">
      <w:pPr>
        <w:pStyle w:val="Ttulo1"/>
        <w:rPr>
          <w:rFonts w:ascii="Times New Roman" w:hAnsi="Times New Roman" w:cs="Times New Roman"/>
          <w:szCs w:val="24"/>
        </w:rPr>
      </w:pPr>
      <w:bookmarkStart w:id="1" w:name="_Toc238982310"/>
      <w:bookmarkStart w:id="2" w:name="introduction"/>
      <w:r w:rsidRPr="00426EA8">
        <w:rPr>
          <w:rFonts w:ascii="Times New Roman" w:hAnsi="Times New Roman" w:cs="Times New Roman"/>
          <w:szCs w:val="24"/>
        </w:rPr>
        <w:t>1. Introduction</w:t>
      </w:r>
      <w:bookmarkEnd w:id="1"/>
    </w:p>
    <w:p w14:paraId="575484C7" w14:textId="1004A8BC" w:rsidR="007145A4" w:rsidRPr="00337C50" w:rsidRDefault="005D10FE">
      <w:pPr>
        <w:pStyle w:val="FirstParagraph"/>
        <w:rPr>
          <w:rFonts w:ascii="Times New Roman" w:hAnsi="Times New Roman" w:cs="Times New Roman"/>
          <w:lang w:val="pt-BR"/>
        </w:rPr>
      </w:pPr>
      <w:r w:rsidRPr="00426EA8">
        <w:rPr>
          <w:rFonts w:ascii="Times New Roman" w:hAnsi="Times New Roman" w:cs="Times New Roman"/>
        </w:rPr>
        <w:t xml:space="preserve">The Atlantic Forest is one of the world’s most important biodiversity hotspots </w:t>
      </w:r>
      <w:r w:rsidR="009F5E53">
        <w:rPr>
          <w:rFonts w:ascii="Times New Roman" w:hAnsi="Times New Roman" w:cs="Times New Roman"/>
        </w:rPr>
        <w:fldChar w:fldCharType="begin"/>
      </w:r>
      <w:r w:rsidR="009F5E53">
        <w:rPr>
          <w:rFonts w:ascii="Times New Roman" w:hAnsi="Times New Roman" w:cs="Times New Roman"/>
        </w:rPr>
        <w:instrText xml:space="preserve"> ADDIN ZOTERO_ITEM CSL_CITATION {"citationID":"LdzmNuAc","properties":{"unsorted":false,"formattedCitation":"(Myers et al., 2000)","plainCitation":"(Myers et al., 2000)","noteIndex":0},"citationItems":[{"id":841,"uris":["http://zotero.org/users/11814850/items/PBSWQRMH"],"itemData":{"id":841,"type":"article-journal","container-title":"Nature","DOI":"10.1038/35002501","note":"type: Journal Article","page":"853-858","title":"Biodiversity hotspots for conservation priorities","volume":"403","author":[{"family":"Myers","given":"Norman"},{"family":"Mittermeier","given":"Russell A."},{"family":"Mittermeier","given":"Cristina G."},{"family":"Fonseca","given":"Gustavo A. B."},{"family":"Kent","given":"Jennifer"}],"issued":{"date-parts":[["2000"]]}}}],"schema":"https://github.com/citation-style-language/schema/raw/master/csl-citation.json"} </w:instrText>
      </w:r>
      <w:r w:rsidR="009F5E53">
        <w:rPr>
          <w:rFonts w:ascii="Times New Roman" w:hAnsi="Times New Roman" w:cs="Times New Roman"/>
        </w:rPr>
        <w:fldChar w:fldCharType="separate"/>
      </w:r>
      <w:r w:rsidR="009F5E53" w:rsidRPr="009F5E53">
        <w:rPr>
          <w:rFonts w:ascii="Times New Roman" w:hAnsi="Times New Roman" w:cs="Times New Roman"/>
        </w:rPr>
        <w:t>(Myers et al., 2000)</w:t>
      </w:r>
      <w:r w:rsidR="009F5E53">
        <w:rPr>
          <w:rFonts w:ascii="Times New Roman" w:hAnsi="Times New Roman" w:cs="Times New Roman"/>
        </w:rPr>
        <w:fldChar w:fldCharType="end"/>
      </w:r>
      <w:r w:rsidRPr="00426EA8">
        <w:rPr>
          <w:rFonts w:ascii="Times New Roman" w:hAnsi="Times New Roman" w:cs="Times New Roman"/>
        </w:rPr>
        <w:t xml:space="preserve">. Despite occupying only a small fraction of its original distribution, it continues to support extraordinary levels of species richness and endemism </w:t>
      </w:r>
      <w:r w:rsidR="00E416C4">
        <w:rPr>
          <w:rFonts w:ascii="Times New Roman" w:hAnsi="Times New Roman" w:cs="Times New Roman"/>
        </w:rPr>
        <w:fldChar w:fldCharType="begin"/>
      </w:r>
      <w:r w:rsidR="008757EE">
        <w:rPr>
          <w:rFonts w:ascii="Times New Roman" w:hAnsi="Times New Roman" w:cs="Times New Roman"/>
        </w:rPr>
        <w:instrText xml:space="preserve"> ADDIN ZOTERO_ITEM CSL_CITATION {"citationID":"MUNLtuVT","properties":{"unsorted":false,"formattedCitation":"(Marques et al., 2021)","plainCitation":"(Marques et al., 2021)","noteIndex":0},"citationItems":[{"id":1283,"uris":["http://zotero.org/users/11814850/items/2K4KFLPT"],"itemData":{"id":1283,"type":"chapter","container-title":"The Atlantic Forest: History, Biodiversity, Threats and Opportunities of the Mega-diverse Forest","DOI":"10.1007/978-3-030-55322-7_1","ISBN":"978-3-030-55321-0","language":"en","page":"3-23","publisher":"Springer International Publishing","publisher-place":"Cham, Switzerland","source":"DOI.org (Crossref)","title":"The Atlantic Forest: An Introduction to the Megadiverse Forest of South America","title-short":"The Atlantic Forest","URL":"https://link.springer.com/10.1007/978-3-030-55322-7_1","editor":[{"family":"Marques","given":"Marcia C. M."},{"family":"Grelle","given":"Carlos E. V."}],"author":[{"family":"Marques","given":"Marcia C. M."},{"family":"Trindade","given":"Weverton"},{"family":"Bohn","given":"Amabily"},{"family":"Grelle","given":"Carlos E. V."}],"accessed":{"date-parts":[["2026",6,13]]},"issued":{"date-parts":[["2021"]]}}}],"schema":"https://github.com/citation-style-language/schema/raw/master/csl-citation.json"} </w:instrText>
      </w:r>
      <w:r w:rsidR="00E416C4">
        <w:rPr>
          <w:rFonts w:ascii="Times New Roman" w:hAnsi="Times New Roman" w:cs="Times New Roman"/>
        </w:rPr>
        <w:fldChar w:fldCharType="separate"/>
      </w:r>
      <w:r w:rsidR="00E416C4" w:rsidRPr="00E416C4">
        <w:rPr>
          <w:rFonts w:ascii="Times New Roman" w:hAnsi="Times New Roman" w:cs="Times New Roman"/>
        </w:rPr>
        <w:t>(Marques et al., 2021)</w:t>
      </w:r>
      <w:r w:rsidR="00E416C4">
        <w:rPr>
          <w:rFonts w:ascii="Times New Roman" w:hAnsi="Times New Roman" w:cs="Times New Roman"/>
        </w:rPr>
        <w:fldChar w:fldCharType="end"/>
      </w:r>
      <w:r w:rsidRPr="00426EA8">
        <w:rPr>
          <w:rFonts w:ascii="Times New Roman" w:hAnsi="Times New Roman" w:cs="Times New Roman"/>
        </w:rPr>
        <w:t xml:space="preserve">. At the same time, it is one of the most threatened tropical ecosystems on Earth due to habitat loss, fragmentation, urban expansion, and agricultural development </w:t>
      </w:r>
      <w:r w:rsidR="00E416C4">
        <w:rPr>
          <w:rFonts w:ascii="Times New Roman" w:hAnsi="Times New Roman" w:cs="Times New Roman"/>
        </w:rPr>
        <w:fldChar w:fldCharType="begin"/>
      </w:r>
      <w:r w:rsidR="008757EE">
        <w:rPr>
          <w:rFonts w:ascii="Times New Roman" w:hAnsi="Times New Roman" w:cs="Times New Roman"/>
        </w:rPr>
        <w:instrText xml:space="preserve"> ADDIN ZOTERO_ITEM CSL_CITATION {"citationID":"cbBsymqV","properties":{"unsorted":false,"formattedCitation":"(Marques et al., 2021)","plainCitation":"(Marques et al., 2021)","noteIndex":0},"citationItems":[{"id":1283,"uris":["http://zotero.org/users/11814850/items/2K4KFLPT"],"itemData":{"id":1283,"type":"chapter","container-title":"The Atlantic Forest: History, Biodiversity, Threats and Opportunities of the Mega-diverse Forest","DOI":"10.1007/978-3-030-55322-7_1","ISBN":"978-3-030-55321-0","language":"en","page":"3-23","publisher":"Springer International Publishing","publisher-place":"Cham, Switzerland","source":"DOI.org (Crossref)","title":"The Atlantic Forest: An Introduction to the Megadiverse Forest of South America","title-short":"The Atlantic Forest","URL":"https://link.springer.com/10.1007/978-3-030-55322-7_1","editor":[{"family":"Marques","given":"Marcia C. M."},{"family":"Grelle","given":"Carlos E. V."}],"author":[{"family":"Marques","given":"Marcia C. M."},{"family":"Trindade","given":"Weverton"},{"family":"Bohn","given":"Amabily"},{"family":"Grelle","given":"Carlos E. V."}],"accessed":{"date-parts":[["2026",6,13]]},"issued":{"date-parts":[["2021"]]}}}],"schema":"https://github.com/citation-style-language/schema/raw/master/csl-citation.json"} </w:instrText>
      </w:r>
      <w:r w:rsidR="00E416C4">
        <w:rPr>
          <w:rFonts w:ascii="Times New Roman" w:hAnsi="Times New Roman" w:cs="Times New Roman"/>
        </w:rPr>
        <w:fldChar w:fldCharType="separate"/>
      </w:r>
      <w:r w:rsidR="00E416C4" w:rsidRPr="00E416C4">
        <w:rPr>
          <w:rFonts w:ascii="Times New Roman" w:hAnsi="Times New Roman" w:cs="Times New Roman"/>
        </w:rPr>
        <w:t>(Marques et al., 2021)</w:t>
      </w:r>
      <w:r w:rsidR="00E416C4">
        <w:rPr>
          <w:rFonts w:ascii="Times New Roman" w:hAnsi="Times New Roman" w:cs="Times New Roman"/>
        </w:rPr>
        <w:fldChar w:fldCharType="end"/>
      </w:r>
      <w:r w:rsidRPr="00426EA8">
        <w:rPr>
          <w:rFonts w:ascii="Times New Roman" w:hAnsi="Times New Roman" w:cs="Times New Roman"/>
        </w:rPr>
        <w:t xml:space="preserve">. Conservation efforts in the Atlantic Forest have traditionally focused on terrestrial organisms such as plants, birds, and mammals. However, freshwater ecosystems are equally dependent on forest integrity and are often overlooked in conservation planning </w:t>
      </w:r>
      <w:r w:rsidR="00E416C4">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{"citationID":"jGD9nKLc","properties":{"unsorted":false,"formattedCitation":"(Abilhoa et al., 2011; Gouveia et al., 2017)","plainCitation":"(Abilhoa et al., 2011; Gouveia et al., 2017)","noteIndex":0},"citationItems":[{"id":723,"uris":["http://zotero.org/users/11814850/items/Y2A96BMA"],"itemData":{"id":723,"type":"chapter","container-title":"Changing Diversity in Changing Environment","DOI":"10.5772/24540","note":"page: 404","page":"259-282","publisher":"IntechOpen, Ltd","publisher-place":"London, UK","title":"Fishes of the Atlantic Rain Forest Streams: Ecological Patterns and Conservation","URL":"https://www.intechopen.com/chapters/23585","author":[{"family":"Abilhoa","given":"Vinicius"},{"family":"Braga","given":"Raul R."},{"family":"Bornatowski","given":"Hugo"},{"family":"Vitule","given":"Jean R. S."}],"editor":[{"family":"Grillo","given":"Oscar"},{"family":"Venora","given":"Gianfranco"}],"issued":{"date-parts":[["2011"]]}}},{"id":50,"uris":["http://zotero.org/users/11814850/items/HG6WGBBH"],"itemData":{"id":50,"type":"article-journal","abstract":"The removal and management of the Atlantic Forest over the past centuries caused the destruction of most of this ecosystem. Among the few remaining areas of Atlantic Forest north of the São Francisco River is the Reserva Biológica (REBIO) Guaribas. This study inventoried the ichthyofauna of the REBIO Guaribas (Mamanguape, Paraíba) and its surroundings. Two streams were sampled bimonthly (1 within the REBIO and the other adjacent to it) and another 11 additional sites were sampled once, resulting in 18 species of fish (7 families and 7 orders). Characiformes was the most representative order, with12 species. This species list is an important tool for impact assessments as well as conservation and management plans, given the current state of knowledge about Brazilian rivers and streams, especially those of the northeastern Atlantic Forest.","archive_location":"2823","container-title":"Check List","DOI":"10.15560/13.5.581","ISSN":"1809-127X","issue":"5","journalAbbreviation":"CheckList","language":"en","license":"http://creativecommons.org/licenses/by/4.0/","page":"581-590","source":"DOI.org (Crossref)","title":"Ichthyofauna of the Reserva Biológica Guaribas and surrounding areas, state of Paraíba, Brazil","volume":"13","author":[{"family":"Gouveia","given":"Rafaela Santos Dias"},{"family":"Lira","given":"Giordânya Lays De Almeida"},{"family":"Anselmo Ramos","given":"Telton Pedro"},{"family":"Medeiros","given":"Elvio Sergio Figueredo"}],"issued":{"date-parts":[["2017",10,6]]}}}],"schema":"https://github.com/citation-style-language/schema/raw/master/csl-citation.json"} </w:instrText>
      </w:r>
      <w:r w:rsidR="00E416C4">
        <w:rPr>
          <w:rFonts w:ascii="Times New Roman" w:hAnsi="Times New Roman" w:cs="Times New Roman"/>
        </w:rPr>
        <w:fldChar w:fldCharType="separate"/>
      </w:r>
      <w:r w:rsidR="00E416C4" w:rsidRPr="00E416C4">
        <w:rPr>
          <w:rFonts w:ascii="Times New Roman" w:hAnsi="Times New Roman" w:cs="Times New Roman"/>
        </w:rPr>
        <w:t>(Abilhoa et al., 2011; Gouveia et al., 2017)</w:t>
      </w:r>
      <w:r w:rsidR="00E416C4">
        <w:rPr>
          <w:rFonts w:ascii="Times New Roman" w:hAnsi="Times New Roman" w:cs="Times New Roman"/>
        </w:rPr>
        <w:fldChar w:fldCharType="end"/>
      </w:r>
      <w:r w:rsidRPr="00426EA8">
        <w:rPr>
          <w:rFonts w:ascii="Times New Roman" w:hAnsi="Times New Roman" w:cs="Times New Roman"/>
        </w:rPr>
        <w:t xml:space="preserve">. Furthermore, the predominance of small fish inhabiting small basins can lead to higher levels of endemism, resulting from allopatric speciation generated by low dispersion made by these fish and the consequent isolation of populations </w:t>
      </w:r>
      <w:r w:rsidR="00E416C4">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{"citationID":"XrBh0gJA","properties":{"unsorted":false,"formattedCitation":"(Gouveia et al., 2017)","plainCitation":"(Gouveia et al., 2017)","noteIndex":0},"citationItems":[{"id":50,"uris":["http://zotero.org/users/11814850/items/HG6WGBBH"],"itemData":{"id":50,"type":"article-journal","abstract":"The removal and management of the Atlantic Forest over the past centuries caused the destruct</w:instrText>
      </w:r>
      <w:r w:rsidR="00337C50" w:rsidRPr="00196093">
        <w:rPr>
          <w:rFonts w:ascii="Times New Roman" w:hAnsi="Times New Roman" w:cs="Times New Roman"/>
          <w:lang w:val="pt-BR"/>
        </w:rPr>
        <w:instrText>ion of most of this ecosystem. Among the few remaining areas of Atlantic Forest north of the São Francisco River is the Reserva Biológica (REBIO) Guaribas. This study inventoried the ichthyofauna of the REBIO Guaribas (Mamanguape, Paraíba) and its surroundings. Two streams were sampled bimonthly (1 within the REBIO and the other adjacent to it) and another 11 additional sites were sampled once, resulting in 18 species of fish (7 families and 7 orders). Characiformes was the most representative order, with12 species. This species list is an important tool for impact assessments as well as conservation and management plans, given the current state of knowledge about Brazilian rivers and streams, especially those of the northeastern Atlantic Forest.","archive_location":"2823","container-title":"Check List","DOI":"10.15560/13.5.581"</w:instrText>
      </w:r>
      <w:r w:rsidR="00337C50" w:rsidRPr="00337C50">
        <w:rPr>
          <w:rFonts w:ascii="Times New Roman" w:hAnsi="Times New Roman" w:cs="Times New Roman"/>
          <w:lang w:val="pt-BR"/>
        </w:rPr>
        <w:instrText xml:space="preserve">,"ISSN":"1809-127X","issue":"5","journalAbbreviation":"CheckList","language":"en","license":"http://creativecommons.org/licenses/by/4.0/","page":"581-590","source":"DOI.org (Crossref)","title":"Ichthyofauna of the Reserva Biológica Guaribas and surrounding areas, state of Paraíba, Brazil","volume":"13","author":[{"family":"Gouveia","given":"Rafaela Santos Dias"},{"family":"Lira","given":"Giordânya Lays De Almeida"},{"family":"Anselmo Ramos","given":"Telton Pedro"},{"family":"Medeiros","given":"Elvio Sergio Figueredo"}],"issued":{"date-parts":[["2017",10,6]]}}}],"schema":"https://github.com/citation-style-language/schema/raw/master/csl-citation.json"} </w:instrText>
      </w:r>
      <w:r w:rsidR="00E416C4">
        <w:rPr>
          <w:rFonts w:ascii="Times New Roman" w:hAnsi="Times New Roman" w:cs="Times New Roman"/>
        </w:rPr>
        <w:fldChar w:fldCharType="separate"/>
      </w:r>
      <w:r w:rsidR="00E416C4" w:rsidRPr="00337C50">
        <w:rPr>
          <w:rFonts w:ascii="Times New Roman" w:hAnsi="Times New Roman" w:cs="Times New Roman"/>
          <w:lang w:val="pt-BR"/>
        </w:rPr>
        <w:t>(Gouveia et al., 2017)</w:t>
      </w:r>
      <w:r w:rsidR="00E416C4">
        <w:rPr>
          <w:rFonts w:ascii="Times New Roman" w:hAnsi="Times New Roman" w:cs="Times New Roman"/>
        </w:rPr>
        <w:fldChar w:fldCharType="end"/>
      </w:r>
      <w:r w:rsidRPr="00337C50">
        <w:rPr>
          <w:rFonts w:ascii="Times New Roman" w:hAnsi="Times New Roman" w:cs="Times New Roman"/>
          <w:lang w:val="pt-BR"/>
        </w:rPr>
        <w:t>.</w:t>
      </w:r>
    </w:p>
    <w:p w14:paraId="575484C8" w14:textId="300F8520" w:rsidR="007145A4" w:rsidRPr="00426EA8" w:rsidRDefault="00A52CEE">
      <w:pPr>
        <w:pStyle w:val="Corpodetexto"/>
        <w:rPr>
          <w:rFonts w:ascii="Times New Roman" w:hAnsi="Times New Roman" w:cs="Times New Roman"/>
        </w:rPr>
      </w:pPr>
      <w:r w:rsidRPr="00337C50">
        <w:rPr>
          <w:rFonts w:ascii="Times New Roman" w:hAnsi="Times New Roman" w:cs="Times New Roman"/>
          <w:lang w:val="pt-BR"/>
        </w:rPr>
        <w:t xml:space="preserve">Padial et al. </w:t>
      </w:r>
      <w:r w:rsidR="00E416C4">
        <w:rPr>
          <w:rFonts w:ascii="Times New Roman" w:hAnsi="Times New Roman" w:cs="Times New Roman"/>
        </w:rPr>
        <w:fldChar w:fldCharType="begin"/>
      </w:r>
      <w:r w:rsidRPr="00337C50">
        <w:rPr>
          <w:rFonts w:ascii="Times New Roman" w:hAnsi="Times New Roman" w:cs="Times New Roman"/>
          <w:lang w:val="pt-BR"/>
        </w:rPr>
        <w:instrText xml:space="preserve"> ADDIN ZOTERO_ITEM CSL_CITATION {"citationID":"zF3n1VHs","properties":{"unsorted":false,"formattedCitation":"(2021)","plainCitation":"(2021)","noteIndex":0},"citationItems":[{"id":1294,"uris":["http://zotero.org/users/11814850/items/37DPFNVP"],"itemData":{"id":1294,"type":"chapter","abstract":"In this chapter, we reviewed the main studies on freshwater ecosystems of the Atlantic Forest, Brazil. We have firstly provided a list of the hydrographic basins that cross the Atlantic Forest and propose a classification of Atlantic Forest freshwaters based on a proposed wetland classification for Brazil. Anthropogenic disturbances and freshwater changes were discussed. We then made a panorama of studies on the main aquatic communities in the Atlantic Forest, ranging from vertebrates to microalgae. It is clear that basic research is still needed for many biological groups, although recent studies on aquatic biota deserve attention considering their theoretical advances in ecology. Common to studies on all biological groups are the concerns of anthropogenic actions, ranging from habitat alteration due to impoundments to water pollution, over- and illegal exploitation of vertebrates, and massive biological invasions. For many groups, such concerns are reflected in extinction risks of endemic species and biotic homogenization. We present prospects for future studies and urge for greater attention to preserve integrity of freshwaters in the Atlantic Forest.","container-title":"The Atlantic Forest: History, Biodiversity, Threats and Opportunities of the Mega-diverse Forest","DOI":"10.1007/978-3-030-55322-7_10","ISBN":"978-3-030-55322-7","language":"en","page":"205-230","publisher":"Springer International Publishing","publisher-place":"Cham, Switzerland","source":"Springer Link","title":"Freshwater Studies in the Atlantic Forest: General Overview and Prospects","title-short":"Freshwater Studies in the Atlantic Forest","URL":"https://doi.org/10.1007/978-3-030-55322-7_10","author":[{"family":"Padial","given":"André Andrian"},{"family":"Costa","given":"Ana Paula Lula"},{"family":"Bonecker","given":"Claudia Costa"},{"family":"Nogueira","given":"Davidson Gomes"},{"family":"Roque","given":"Fabio Oliveira"},{"family":"Message","given":"Hugo José"},{"family":"Diniz","given":"Leidiane Pereira"},{"family":"Cavalcante","given":"Lorraine Lopes"},{"family":"Vallejos","given":"Marcelo Alejandro Villegas"},{"family":"Ota","given":"Renata Rúbia"},{"family":"Ludwig","given":"Thelma Alvim Veiga"}],"editor":[{"family":"Marques","given":"Marcia C. M."},{"family":"Grelle","given":"Carlos E. V."}],"accessed":{"date-parts":[["2026",6,13]]},"issued":{"date-parts":[["2021"]]}},"suppress-author":true}],"schema":"https://github.com/citation-style-language/schema/raw/master/csl-citation.json"} </w:instrText>
      </w:r>
      <w:r w:rsidR="00E416C4">
        <w:rPr>
          <w:rFonts w:ascii="Times New Roman" w:hAnsi="Times New Roman" w:cs="Times New Roman"/>
        </w:rPr>
        <w:fldChar w:fldCharType="separate"/>
      </w:r>
      <w:r w:rsidRPr="00337C50">
        <w:rPr>
          <w:rFonts w:ascii="Times New Roman" w:hAnsi="Times New Roman" w:cs="Times New Roman"/>
          <w:lang w:val="pt-BR"/>
        </w:rPr>
        <w:t>(2021)</w:t>
      </w:r>
      <w:r w:rsidR="00E416C4">
        <w:rPr>
          <w:rFonts w:ascii="Times New Roman" w:hAnsi="Times New Roman" w:cs="Times New Roman"/>
        </w:rPr>
        <w:fldChar w:fldCharType="end"/>
      </w:r>
      <w:r w:rsidR="005D10FE" w:rsidRPr="00337C50">
        <w:rPr>
          <w:rFonts w:ascii="Times New Roman" w:hAnsi="Times New Roman" w:cs="Times New Roman"/>
          <w:lang w:val="pt-BR"/>
        </w:rPr>
        <w:t xml:space="preserve"> mention a wide range of threats to aquatic systems that can affect the Atlantic Forest, ranging from dam construction and flow alterations to the emerging threat of microplastic contamination </w:t>
      </w:r>
      <w:r>
        <w:rPr>
          <w:rFonts w:ascii="Times New Roman" w:hAnsi="Times New Roman" w:cs="Times New Roman"/>
        </w:rPr>
        <w:fldChar w:fldCharType="begin"/>
      </w:r>
      <w:r w:rsidRPr="00337C50">
        <w:rPr>
          <w:rFonts w:ascii="Times New Roman" w:hAnsi="Times New Roman" w:cs="Times New Roman"/>
          <w:lang w:val="pt-BR"/>
        </w:rPr>
        <w:instrText xml:space="preserve"> ADDIN ZOTERO_ITEM CSL_CITATION {"citationID":"kH9gJpow","properties":{"unsorted":false,"formattedCitation":"(Eerkes-Medrano &amp; Thompson, 2018)","plainCitation":"(Eerkes-Medrano &amp; Thompson, 2018)","noteIndex":0},"citationItems":[{"id":1297,"uris":["http://zotero.org/users/11814850/items/YDZMWPN3"],"itemData":{"id":1297,"type":"chapter","abstract":"Concern about the presence of small plastic particles in marine environments was first noted in the late 20th century. Microscopic sized particles “microplastics” became a topic of active discussion in the early 21st century and had exponential growth in scientific publications in the last decade. In freshwater environments, investigation into microplastics only gained momentum after studies in 2011 and 2012. Microplastics are now documented in natural (e.g., lakes, rivers, and estuaries) and man-made freshwater bodies worldwide and within </w:instrText>
      </w:r>
      <w:r w:rsidRPr="00196093">
        <w:rPr>
          <w:rFonts w:ascii="Times New Roman" w:hAnsi="Times New Roman" w:cs="Times New Roman"/>
        </w:rPr>
        <w:instrText>organisms that inhabit or interact with these environments. This chapter guides the reader through relevant aspects of the topic of microplastic in freshwaters. This chapter presents and discusses the sources and types of microplastics occurring in freshwater systems and their distributions in global freshwater habitats. The conditions influencing the quantity of microplastics in the environment, fact</w:instrText>
      </w:r>
      <w:r>
        <w:rPr>
          <w:rFonts w:ascii="Times New Roman" w:hAnsi="Times New Roman" w:cs="Times New Roman"/>
        </w:rPr>
        <w:instrText xml:space="preserve">ors affecting dispersal, and aspects of detection and quantification of microplastics are also discussed. Information is provided on interactions between biota and microplastics and on the potential impacts of microplastics on biota and humans. Examples from the marine literature are drawn where limited information on freshwaters exist. The chapter closes with considerations for future work.","container-title":"Microplastic Contamination in Aquatic Environments","DOI":"10.1016/B978-0-12-813747-5.00004-7","ISBN":"978-0-12-813747-5","note":"Chapter: 4","page":"95-132","publisher":"Elsevier","source":"ScienceDirect","title":"Occurrence, fate, and effect of microplastics in freshwater systems","URL":"https://www.sciencedirect.com/science/article/pii/B9780128137475000047","author":[{"family":"Eerkes-Medrano","given":"Dafne"},{"family":"Thompson","given":"Richard"}],"editor":[{"family":"Zeng","given":"Eddy Y."}],"accessed":{"date-parts":[["2026",6,13]]},"issued":{"date-parts":[["2018",1,1]]}}}],"schema":"https://github.com/citation-style-language/schema/raw/master/csl-citation.json"} </w:instrText>
      </w:r>
      <w:r>
        <w:rPr>
          <w:rFonts w:ascii="Times New Roman" w:hAnsi="Times New Roman" w:cs="Times New Roman"/>
        </w:rPr>
        <w:fldChar w:fldCharType="separate"/>
      </w:r>
      <w:r w:rsidRPr="00A52CEE">
        <w:rPr>
          <w:rFonts w:ascii="Times New Roman" w:hAnsi="Times New Roman" w:cs="Times New Roman"/>
        </w:rPr>
        <w:t>(Eerkes-Medrano &amp; Thompson, 2018)</w:t>
      </w:r>
      <w:r>
        <w:rPr>
          <w:rFonts w:ascii="Times New Roman" w:hAnsi="Times New Roman" w:cs="Times New Roman"/>
        </w:rPr>
        <w:fldChar w:fldCharType="end"/>
      </w:r>
      <w:r w:rsidR="005D10FE" w:rsidRPr="00426EA8">
        <w:rPr>
          <w:rFonts w:ascii="Times New Roman" w:hAnsi="Times New Roman" w:cs="Times New Roman"/>
        </w:rPr>
        <w:t xml:space="preserve">. Pollution, from pesticides, fertilizers, heavy metals, pharmaceuticals or microplastics </w:t>
      </w:r>
      <w:r>
        <w:rPr>
          <w:rFonts w:ascii="Times New Roman" w:hAnsi="Times New Roman" w:cs="Times New Roman"/>
        </w:rPr>
        <w:fldChar w:fldCharType="begin"/>
      </w:r>
      <w:r>
        <w:rPr>
          <w:rFonts w:ascii="Times New Roman" w:hAnsi="Times New Roman" w:cs="Times New Roman"/>
        </w:rPr>
        <w:instrText xml:space="preserve"> ADDIN ZOTERO_ITEM CSL_CITATION {"citationID":"BrqHYgCo","properties":{"unsorted":false,"formattedCitation":"(Evans, 1987; Harmon, 2018)","plainCitation":"(Evans, 1987; Harmon, 2018)","noteIndex":0},"citationItems":[{"id":773,"uris":["http://zotero.org/users/11814850/items/S8TSUCDK"],"itemData":{"id":773,"type":"article-journal","container-title":"Environmental Health Perspectives","DOI":"10.2307/3430412","note":"type: Journal Article","page":"47-58","title":"The fish gill: site of action and model for toxic effects of environmental pollutants","volume":"71","author":[{"family":"Evans","given":"David H."}],"issued":{"date-parts":[["1987"]]}}},{"id":1298,"uris":["http://zotero.org/users/11814850/items/SETXWC6T"],"itemData":{"id":1298,"type":"chapter","abstract":"Microplastic debris in aquatic ecosystems has become an important global pollution issue because of their ubiquitous presence in freshwater and marine environments. The abundance of microplastics, combined with their small size and subsequent association with plankton in the water column, allows for direct ingestion by aquatic biota at different trophic levels. The plastic particles may cause direct physical or nutritional problems when ingested, and these problems may be exacerbated by the presence of plasticizers in the particles or by the presence of other toxic pollutants that have adhered to the surface. There are also some indications that microplastics can affect primary producers at the base of aquatic food webs. This chapter summarizes current research on the topic and attempts to address the questions related to how these particles affect aquatic organisms at the individual and population levels.","container-title":"Microplastic Contamination in Aquatic Environments","DOI":"10.1016/B978-0-12-813747-5.00008-4","ISBN":"978-0-12-813747-5","page":"249-270","publisher":"Elsevier","source":"ScienceDirect","title":"The effects of microplastic pollution on aquatic organisms","URL":"https://www.sciencedirect.com/science/article/pii/B9780128137475000084","author":[{"family":"Harmon","given":"S. Michele"}],"editor":[{"family":"Zeng","given":"Eddy Y."}],"accessed":{"date-parts":[["2026",6,13]]},"issued":{"date-parts":[["2018",1,1]]}}}],"schema":"https://github.com/citation-style-language/schema/raw/master/csl-citation.json"} </w:instrText>
      </w:r>
      <w:r>
        <w:rPr>
          <w:rFonts w:ascii="Times New Roman" w:hAnsi="Times New Roman" w:cs="Times New Roman"/>
        </w:rPr>
        <w:fldChar w:fldCharType="separate"/>
      </w:r>
      <w:r w:rsidRPr="00A52CEE">
        <w:rPr>
          <w:rFonts w:ascii="Times New Roman" w:hAnsi="Times New Roman" w:cs="Times New Roman"/>
        </w:rPr>
        <w:t>(Evans, 1987; Harmon, 2018)</w:t>
      </w:r>
      <w:r>
        <w:rPr>
          <w:rFonts w:ascii="Times New Roman" w:hAnsi="Times New Roman" w:cs="Times New Roman"/>
        </w:rPr>
        <w:fldChar w:fldCharType="end"/>
      </w:r>
      <w:r w:rsidR="005D10FE" w:rsidRPr="00426EA8">
        <w:rPr>
          <w:rFonts w:ascii="Times New Roman" w:hAnsi="Times New Roman" w:cs="Times New Roman"/>
        </w:rPr>
        <w:t>, come mostly from urban and agricultural sources, and untreated urban sewage is amongst the most common</w:t>
      </w:r>
      <w:r w:rsidR="00DC17FB">
        <w:rPr>
          <w:rFonts w:ascii="Times New Roman" w:hAnsi="Times New Roman" w:cs="Times New Roman"/>
        </w:rPr>
        <w:t xml:space="preserve"> </w:t>
      </w:r>
      <w:r w:rsidR="00DC17FB">
        <w:rPr>
          <w:rFonts w:ascii="Times New Roman" w:hAnsi="Times New Roman" w:cs="Times New Roman"/>
        </w:rPr>
        <w:fldChar w:fldCharType="begin"/>
      </w:r>
      <w:r w:rsidR="008757EE">
        <w:rPr>
          <w:rFonts w:ascii="Times New Roman" w:hAnsi="Times New Roman" w:cs="Times New Roman"/>
        </w:rPr>
        <w:instrText xml:space="preserve"> ADDIN ZOTERO_ITEM CSL_CITATION {"citationID":"kB3DGkVB","properties":{"unsorted":false,"formattedCitation":"(Costa et al., 2020)","plainCitation":"(Costa et al., 2020)","noteIndex":0},"citationItems":[{"id":1763,"uris":["http://zotero.org/users/11814850/items/8D6YDA3K"],"itemData":{"id":1763,"type":"article-journal","abstract":"Abstract\n            \n              Fifty-four water samples were collected between July and December 2019 at nine monitoring stations and fifteen parameters were analysed to provide an updated diagnosis of the Piabanha River water quality. Further, forty years of monitoring were analysed, including government data and previous research projects. A georeferenced database was also built containing water management data. The Water Quality Index from the National Sanitation Foundation (WQI\n              NSF\n              ) was calculated using two datasets and showed an improvement in overall water quality, despite still presenting systematic violations to Brazilian standards. Principal components analysis (PCA) showed the most contributing parameters to water quality and enabled its association with the main pollution sources identified in the geodatabase. PCA showed that sewage discharge is still the main pollution source. The cluster analysis (CA) made possible to recommend the monitoring network optimization, thereby enabling the expansion of the monitoring to other rivers. Finally, the diagnosis provided by this research establishes the first step towards the Framing of water resources according to their intended uses, as established by the Brazilian National Water Resources Policy.","container-title":"Scientific Reports","DOI":"10.1038/s41598-020-78563-0","ISSN":"2045-2322","issue":"1","journalAbbreviation":"Sci Rep","language":"en","page":"22038","source":"DOI.org (Crossref)","title":"Water quality assessment based on multivariate statistics and water quality index of a strategic river in the Brazilian Atlantic Forest","volume":"10","author":[{"family":"Costa","given":"David Andrade"},{"family":"Azevedo","given":"José Paulo Soares"},{"family":"Santos","given":"Marco Aurélio"},{"family":"Assumpção","given":"Rafaela Santos Facchetti Vinhaes"}],"issued":{"date-parts":[["2020",12,16]]}}}],"schema":"https://github.com/citation-style-language/schema/raw/master/csl-citation.json"} </w:instrText>
      </w:r>
      <w:r w:rsidR="00DC17FB">
        <w:rPr>
          <w:rFonts w:ascii="Times New Roman" w:hAnsi="Times New Roman" w:cs="Times New Roman"/>
        </w:rPr>
        <w:fldChar w:fldCharType="separate"/>
      </w:r>
      <w:r w:rsidR="008757EE" w:rsidRPr="008757EE">
        <w:rPr>
          <w:rFonts w:ascii="Times New Roman" w:hAnsi="Times New Roman" w:cs="Times New Roman"/>
        </w:rPr>
        <w:t>(Costa et al., 2020)</w:t>
      </w:r>
      <w:r w:rsidR="00DC17FB">
        <w:rPr>
          <w:rFonts w:ascii="Times New Roman" w:hAnsi="Times New Roman" w:cs="Times New Roman"/>
        </w:rPr>
        <w:fldChar w:fldCharType="end"/>
      </w:r>
      <w:r w:rsidR="005D10FE" w:rsidRPr="00426EA8">
        <w:rPr>
          <w:rFonts w:ascii="Times New Roman" w:hAnsi="Times New Roman" w:cs="Times New Roman"/>
        </w:rPr>
        <w:t xml:space="preserve">. In agricultural areas, fish farming, ⁠agricultural runoff, and the ⁠destruction of riparian forests, remain as important threats to aquatic ecosystem integrity </w:t>
      </w:r>
      <w:r w:rsidR="00DC17FB">
        <w:rPr>
          <w:rFonts w:ascii="Times New Roman" w:hAnsi="Times New Roman" w:cs="Times New Roman"/>
        </w:rPr>
        <w:fldChar w:fldCharType="begin"/>
      </w:r>
      <w:r w:rsidR="00DC17FB">
        <w:rPr>
          <w:rFonts w:ascii="Times New Roman" w:hAnsi="Times New Roman" w:cs="Times New Roman"/>
        </w:rPr>
        <w:instrText xml:space="preserve"> ADDIN ZOTERO_ITEM CSL_CITATION {"citationID":"H7e8kos6","properties":{"unsorted":false,"formattedCitation":"(Padial et al., 2021)","plainCitation":"(Padial et al., 2021)","noteIndex":0},"citationItems":[{"id":1294,"uris":["http://zotero.org/users/11814850/items/37DPFNVP"],"itemData":{"id":1294,"type":"chapter","abstract":"In this chapter, we reviewed the main studies on freshwater ecosystems of the Atlantic Forest, Brazil. We have firstly provided a list of the hydrographic basins that cross the Atlantic Forest and propose a classification of Atlantic Forest freshwaters based on a proposed wetland classification for Brazil. Anthropogenic disturbances and freshwater changes were discussed. We then made a panorama of studies on the main aquatic communities in the Atlantic Forest, ranging from vertebrates to microalgae. It is clear that basic research is still needed for many biological groups, although recent studies on aquatic biota deserve attention considering their theoretical advances in ecology. Common to studies on all biological groups are the concerns of anthropogenic actions, ranging from habitat alteration due to impoundments to water pollution, over- and illegal exploitation of vertebrates, and massive biological invasions. For many groups, such concerns are reflected in extinction risks of endemic species and biotic homogenization. We present prospects for future studies and urge for greater attention to preserve integrity of freshwaters in the Atlantic Forest.","container-title":"The Atlantic Forest: History, Biodiversity, Threats and Opportunities of the Mega-diverse Forest","DOI":"10.1007/978-3-030-55322-7_10","ISBN":"978-3-030-55322-7","language":"en","page":"205-230","publisher":"Springer International Publishing","publisher-place":"Cham, Switzerland","source":"Springer Link","title":"Freshwater Studies in the Atlantic Forest: General Overview and Prospects","title-short":"Freshwater Studies in the Atlantic Forest","URL":"https://doi.org/10.1007/978-3-030-55322-7_10","author":[{"family":"Padial","given":"André Andrian"},{"family":"Costa","given":"Ana Paula Lula"},{"family":"Bonecker","given":"Claudia Costa"},{"family":"Nogueira","given":"Davidson Gomes"},{"family":"Roque","given":"Fabio Oliveira"},{"family":"Message","given":"Hugo José"},{"family":"Diniz","given":"Leidiane Pereira"},{"family":"Cavalcante","given":"Lorraine Lopes"},{"family":"Vallejos","given":"Marcelo Alejandro Villegas"},{"family":"Ota","given":"Renata Rúbia"},{"family":"Ludwig","given":"Thelma Alvim Veiga"}],"editor":[{"family":"Marques","given":"Marcia C. M."},{"family":"Grelle","given":"Carlos E. V."}],"accessed":{"date-parts":[["2026",6,13]]},"issued":{"date-parts":[["2021"]]}}}],"schema":"https://github.com/citation-style-language/schema/raw/master/csl-citation.json"} </w:instrText>
      </w:r>
      <w:r w:rsidR="00DC17FB">
        <w:rPr>
          <w:rFonts w:ascii="Times New Roman" w:hAnsi="Times New Roman" w:cs="Times New Roman"/>
        </w:rPr>
        <w:fldChar w:fldCharType="separate"/>
      </w:r>
      <w:r w:rsidR="00DC17FB" w:rsidRPr="00DC17FB">
        <w:rPr>
          <w:rFonts w:ascii="Times New Roman" w:hAnsi="Times New Roman" w:cs="Times New Roman"/>
        </w:rPr>
        <w:t>(Padial et al., 2021)</w:t>
      </w:r>
      <w:r w:rsidR="00DC17FB">
        <w:rPr>
          <w:rFonts w:ascii="Times New Roman" w:hAnsi="Times New Roman" w:cs="Times New Roman"/>
        </w:rPr>
        <w:fldChar w:fldCharType="end"/>
      </w:r>
      <w:r w:rsidR="005D10FE" w:rsidRPr="00426EA8">
        <w:rPr>
          <w:rFonts w:ascii="Times New Roman" w:hAnsi="Times New Roman" w:cs="Times New Roman"/>
        </w:rPr>
        <w:t>.</w:t>
      </w:r>
    </w:p>
    <w:p w14:paraId="575484C9" w14:textId="69E9DE20" w:rsidR="007145A4" w:rsidRPr="00426EA8" w:rsidRDefault="005D10FE">
      <w:pPr>
        <w:pStyle w:val="Corpodetexto"/>
        <w:rPr>
          <w:rFonts w:ascii="Times New Roman" w:hAnsi="Times New Roman" w:cs="Times New Roman"/>
        </w:rPr>
      </w:pPr>
      <w:r w:rsidRPr="00426EA8">
        <w:rPr>
          <w:rFonts w:ascii="Times New Roman" w:hAnsi="Times New Roman" w:cs="Times New Roman"/>
        </w:rPr>
        <w:t>Ecological responses to pollution often become visible only after environmental impacts have already affected freshwater organisms</w:t>
      </w:r>
      <w:r w:rsidR="005375AB">
        <w:rPr>
          <w:rFonts w:ascii="Times New Roman" w:hAnsi="Times New Roman" w:cs="Times New Roman"/>
        </w:rPr>
        <w:t xml:space="preserve"> at a populational level</w:t>
      </w:r>
      <w:r w:rsidRPr="00426EA8">
        <w:rPr>
          <w:rFonts w:ascii="Times New Roman" w:hAnsi="Times New Roman" w:cs="Times New Roman"/>
        </w:rPr>
        <w:t xml:space="preserve"> </w:t>
      </w:r>
      <w:r w:rsidR="00DC17FB">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{"citationID":"HbU3Tbi7","properties":{"unsorted":false,"formattedCitation":"(Forbes et al., 2006)","plainCitation":"(Forbes et al., 2006)","noteIndex":0},"citationItems":[{"id":1826,"uris":["http://zotero.org/users/11814850/items/AGDIDY7T"],"itemData":{"id":1826,"type":"article-journal","abstract":"Abstract\n            Substantial efforts have been devoted to developing and applying biomarkers for use in ecotoxicology. These efforts have resulted partly from a desire for early warning indicators that respond before measurable effects on individuals and populations occur and partly as an aid to identifying the causes of observed population- and community-level effects. Whereas older biomarkers focused on measures of organism physiology or biochemistry, advances in molecular biology are extending the biomarker philosophy to the level of the genes (i.e., ecotoxicogenomics). However, the extent to which biomarkers are able to provide unambiguous and ecologically relevant indicators of exposure to or effects of toxicants remains highly controversial. In the present paper, we briefly discuss the application of biomarkers in ecotoxicology and ecological risk assessment, and we provide examples of how they have been applied. We conclude that although biomarkers can be helpful for gaining insight regarding the mechanisms causing observed effects of chemicals on whole-organism performance and may, in some cases, provide useful indicators of exposure, individual biomarker responses should not be expected to provide useful predictions of relevant ecological effects—and probably not even predictions of whole-organism effects. Suites of biomarkers are only likely to provide increased predictability if they can be used in a comprehensive mechanistic model that integrates them into a measure of fitness. Until this can be achieved, biomarkers may be useful for hypothesis generation in carefully controlled experiments. However, because the aims of environmental monitoring and ecological risk assessment are to detect and/or predict adverse chemical impacts on populations, communities, and ecosystems, we should be focusing our efforts on improving methods to do this directly. This will involve developing and testing models of appropriate complexity that can describe real-world systems at multiple scales.","container-title":"Environmental Toxicology and Chemistry","DOI":"10.1897/05-257R.1","ISSN":"0730-7268, 1552-8618","issue":"1","language":"en","license":"https://academic.oup.com/pages/standard-publication-reuse-rights","page":"272-280","source":"DOI.org (Crossref)","title":"The use and misuse of biomarkers in ecotoxicology","volume":"25","author":[{"family":"Forbes","given":"Valery E."},{"family":"Palmqvist","given":"Annemette"},{"family":"Bach","given":"Lis"}],"issued":{"date-parts":[["2006",1,1]]}}}],"schema":"https://github.com/citation-style-language/schema/raw/master/csl-citation.json"} </w:instrText>
      </w:r>
      <w:r w:rsidR="00DC17FB">
        <w:rPr>
          <w:rFonts w:ascii="Times New Roman" w:hAnsi="Times New Roman" w:cs="Times New Roman"/>
        </w:rPr>
        <w:fldChar w:fldCharType="separate"/>
      </w:r>
      <w:r w:rsidR="00DC17FB" w:rsidRPr="00DC17FB">
        <w:rPr>
          <w:rFonts w:ascii="Times New Roman" w:hAnsi="Times New Roman" w:cs="Times New Roman"/>
        </w:rPr>
        <w:t>(Forbes et al., 2006)</w:t>
      </w:r>
      <w:r w:rsidR="00DC17FB">
        <w:rPr>
          <w:rFonts w:ascii="Times New Roman" w:hAnsi="Times New Roman" w:cs="Times New Roman"/>
        </w:rPr>
        <w:fldChar w:fldCharType="end"/>
      </w:r>
      <w:r w:rsidRPr="00426EA8">
        <w:rPr>
          <w:rFonts w:ascii="Times New Roman" w:hAnsi="Times New Roman" w:cs="Times New Roman"/>
        </w:rPr>
        <w:t xml:space="preserve">. Furthermore, the toxicity responsible for </w:t>
      </w:r>
      <w:r w:rsidR="009F5E53" w:rsidRPr="00337C50">
        <w:rPr>
          <w:rFonts w:ascii="Times New Roman" w:hAnsi="Times New Roman" w:cs="Times New Roman"/>
        </w:rPr>
        <w:t>physiological change</w:t>
      </w:r>
      <w:r w:rsidRPr="00426EA8">
        <w:rPr>
          <w:rFonts w:ascii="Times New Roman" w:hAnsi="Times New Roman" w:cs="Times New Roman"/>
        </w:rPr>
        <w:t xml:space="preserve"> depends on the organism, time of exposure and particle type, which demonstrates the need for physiological studies, </w:t>
      </w:r>
      <w:r w:rsidR="002D6F3A" w:rsidRPr="00426EA8">
        <w:rPr>
          <w:rFonts w:ascii="Times New Roman" w:hAnsi="Times New Roman" w:cs="Times New Roman"/>
        </w:rPr>
        <w:t>especially</w:t>
      </w:r>
      <w:r w:rsidRPr="00426EA8">
        <w:rPr>
          <w:rFonts w:ascii="Times New Roman" w:hAnsi="Times New Roman" w:cs="Times New Roman"/>
        </w:rPr>
        <w:t xml:space="preserve"> in natural environments </w:t>
      </w:r>
      <w:r w:rsidR="00DC17FB">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{"citationID":"2m0ojAcD","properties":{"unsorted":false,"formattedCitation":"(Amoatey &amp; Baawain, 2019)","plainCitation":"(Amoatey &amp; Baawain, 2019)","noteIndex":0},"citationItems":[{"id":1254,"uris":["http://zotero.org/users/11814850/items/YHNIKVUP"],"itemData":{"id":1254,"type":"article-journal","abstract":"Abstract\n            \n              \n              This paper presents the reviews of scientific papers published in 2018 issues on the effects of anthropogenic pollution on the aquatic organisms dwelling in freshwater ecosystem at global scale. The first part of the study provides the summary of relevant literature reviews followed by field and survey based studies. The second part is based on categories of different classes/sources of pollutants which affect freshwater organism. This is composed of several sections including metals and metalloids, wastewater and effluents, sediments, nutrients, pharmaceuticals, polycyclic aromatic hydrocarbons, flame retardants, persistent organic pollutants, pharmaceuticals and illicit drugs, emerging contaminants, pesticides, herbicides, and endocrine disruptors. The final part of the study highlights the reviews of published research work on new pollutants such as microplastics and engineered nanoparticles which affect the freshwater organisms.\n            \n            \n              Practitioner points\n              \n                \n                  \n                    Heavy metals concentrations should be assessed at nano‐scale in aquatic environment.\n                  \n                  \n                    Air pollutants could have long‐term effects on freshwater ecosystem.\n                  \n                  \n                    Future studies should focus on bioremediations of freshwater pollution.","container-title":"Water Environment Research","DOI":"10.1002/wer.1221","ISSN":"1061-4303, 1554-7531","issue":"10","journalAbbreviation":"Water Environment Research","language":"en","page":"1272-1287","source":"DOI.org (Crossref)","title":"Effects of pollution on freshwater aquatic organisms","volume":"91","author":[{"family":"Amoatey","given":"Patrick"},{"family":"Baawain","given":"Mahad Said"}],"issued":{"date-parts":[["2019",10]]}}}],"schema":"https://github.com/citation-style-language/schema/raw/master/csl-citation.json"} </w:instrText>
      </w:r>
      <w:r w:rsidR="00DC17FB">
        <w:rPr>
          <w:rFonts w:ascii="Times New Roman" w:hAnsi="Times New Roman" w:cs="Times New Roman"/>
        </w:rPr>
        <w:fldChar w:fldCharType="separate"/>
      </w:r>
      <w:r w:rsidR="00DC17FB" w:rsidRPr="00DC17FB">
        <w:rPr>
          <w:rFonts w:ascii="Times New Roman" w:hAnsi="Times New Roman" w:cs="Times New Roman"/>
        </w:rPr>
        <w:t>(Amoatey &amp; Baawain, 2019)</w:t>
      </w:r>
      <w:r w:rsidR="00DC17FB">
        <w:rPr>
          <w:rFonts w:ascii="Times New Roman" w:hAnsi="Times New Roman" w:cs="Times New Roman"/>
        </w:rPr>
        <w:fldChar w:fldCharType="end"/>
      </w:r>
      <w:r w:rsidRPr="00426EA8">
        <w:rPr>
          <w:rFonts w:ascii="Times New Roman" w:hAnsi="Times New Roman" w:cs="Times New Roman"/>
        </w:rPr>
        <w:t xml:space="preserve">. For these reasons, physiological biomarkers can provide particularly valuable early-warning indication </w:t>
      </w:r>
      <w:r w:rsidR="00DC17FB">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{"citationID":"fTS6P8qn","properties":{"unsorted":false,"formattedCitation":"(Ondei et al., 2020)","plainCitation":"(Ondei et al., 2020)","noteIndex":0},"citationItems":[{"id":102,"uris":["http://zotero.org/users/11814850/items/QE93YTRP"],"itemData":{"id":102,"type":"article-journal","abstract":"Drought can be viewd as a perturbation in running waters and fish are often trapped in isolated pools, where deterioration of water quality may be stressful. We investigated how this extreme condition influences response of oxidative stress biomarkers. The response of the characid Astyanax elachylepis was assessed during the dry and rainy seasons in intermittent and perennial (control) sites in streams from Brazilian savannah (Cerrado). We predicted that the biomarkers would be enhanced in the dry season in intermittent streams only due the environmentally harsh conditions in the few isolated pools that remain filled with water. As predicted, fish from the intermittent stream in the dry season presented higher gill MDA values, indicating greater stress. In the liver, MDA values were higher in the dry season for both intermittent and perennial streams, suggesting a generalized seasonal response. As expected, some antioxidant response enzymes changed in the intermittent sites during the dry season. Therefore, oxidative stress biomarkers vary seasonally, with greater increase in intermittent sites. These evidences contribute for the understanding of the spatio-temporal variation of the fish responses and fish resistance to perturbations by drought in tropical environments.","container-title":"Neotropical Ichthyology","DOI":"10.1590/1982-0224-2019-0130","ISSN":"1982-0224, 1679-6225","issue":"2","journalAbbreviation":"Neotrop. ichthyol.","language":"en","license":"http://creativecommons.org/licenses/by/4.0/","page":"e190130","source":"DOI.org (Crossref)","title":"Fish biomarker responses to perturbation by drought in streams","volume":"18","author":[{"family":"Ondei","given":"Luciana De Souza"},{"family":"Teresa","given":"Fabrício Barreto"},{"family":"Garcia","given":"Danielly Pereira"},{"family":"Felício","given":"Andréia Arantes"},{"family":"Da Silva","given":"Danilo Grünig Humberto"},{"family":"De Almeida","given":"Eduardo Alves"}],"issued":{"date-parts":[["2020"]]}}}],"schema":"https://github.com/citation-style-language/schema/raw/master/csl-citation.json"} </w:instrText>
      </w:r>
      <w:r w:rsidR="00DC17FB">
        <w:rPr>
          <w:rFonts w:ascii="Times New Roman" w:hAnsi="Times New Roman" w:cs="Times New Roman"/>
        </w:rPr>
        <w:fldChar w:fldCharType="separate"/>
      </w:r>
      <w:r w:rsidR="00DC17FB" w:rsidRPr="00DC17FB">
        <w:rPr>
          <w:rFonts w:ascii="Times New Roman" w:hAnsi="Times New Roman" w:cs="Times New Roman"/>
        </w:rPr>
        <w:t>(Ondei et al., 2020)</w:t>
      </w:r>
      <w:r w:rsidR="00DC17FB">
        <w:rPr>
          <w:rFonts w:ascii="Times New Roman" w:hAnsi="Times New Roman" w:cs="Times New Roman"/>
        </w:rPr>
        <w:fldChar w:fldCharType="end"/>
      </w:r>
      <w:r w:rsidRPr="00426EA8">
        <w:rPr>
          <w:rFonts w:ascii="Times New Roman" w:hAnsi="Times New Roman" w:cs="Times New Roman"/>
        </w:rPr>
        <w:t xml:space="preserve">, as physiological, morphological and </w:t>
      </w:r>
      <w:r w:rsidR="00C066F7" w:rsidRPr="00426EA8">
        <w:rPr>
          <w:rFonts w:ascii="Times New Roman" w:hAnsi="Times New Roman" w:cs="Times New Roman"/>
        </w:rPr>
        <w:t>behavioral</w:t>
      </w:r>
      <w:r w:rsidRPr="00426EA8">
        <w:rPr>
          <w:rFonts w:ascii="Times New Roman" w:hAnsi="Times New Roman" w:cs="Times New Roman"/>
        </w:rPr>
        <w:t xml:space="preserve"> changes of species are affected in the ecosystem.</w:t>
      </w:r>
    </w:p>
    <w:p w14:paraId="0B535412" w14:textId="7E85A2E1" w:rsidR="00353622" w:rsidRPr="00426EA8" w:rsidRDefault="005D10FE">
      <w:pPr>
        <w:pStyle w:val="Corpodetexto"/>
        <w:rPr>
          <w:rFonts w:ascii="Times New Roman" w:hAnsi="Times New Roman" w:cs="Times New Roman"/>
        </w:rPr>
      </w:pPr>
      <w:r w:rsidRPr="00426EA8">
        <w:rPr>
          <w:rFonts w:ascii="Times New Roman" w:hAnsi="Times New Roman" w:cs="Times New Roman"/>
        </w:rPr>
        <w:t xml:space="preserve">Fish are among the most widely used organisms to evaluate the health of aquatic systems, since their biochemical and physiological changes serve as biomarkers of environmental pollution </w:t>
      </w:r>
      <w:r w:rsidR="00DC17FB">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{"citationID":"ASX7dxDi","properties":{"unsorted":false,"formattedCitation":"(Cazenave et al., 2009; Ondei et al., 2020)","plainCitation":"(Cazenave et al., 2009; Ondei et al., 2020)","noteIndex":0},"citationItems":[{"id":104,"uris":["http://zotero.org/users/11814850/items/2HG6K4Z3"],"itemData":{"id":104,"type":"article-journal","abstract":"This ﬁeld study assessed water quality of Salado River basin by using a set of biomarkers in the ﬁsh Prochilodus lineatus. Multiple biomarkers were measured, including morphological indexes (condition factor, liver somatic index), hematological (red and white blood cells) and biochemical (glucose, total protein and cholinesterase activity) parameters. Besides, detoxication and oxidative stress markers (antioxidant enzymes, lipid peroxidation) were measured in liver, gills and kidney. Despite water quality assessment did not show marked differences among sites, biomarkers responses indicate that ﬁsh are living under stressful environmental conditions. According to multivariate analysis glucose, glutathione S-transferase activity, lipid peroxidation levels and the count of white blood cells are key biomarkers to contribute to discrimination of sites. So, we suggest use those biomarkers in future monitoring of freshwater aquatic systems.","container-title":"Environmental Pollution","DOI":"10.1016/j.envpol.2009.05.055","ISSN":"02697491","issue":"11","journalAbbreviation":"Environmental Pollution","language":"en","license":"https://www.elsevier.com/tdm/userlicense/1.0/","page":"3025-3033","source":"DOI.org (Crossref)","title":"Multiple biomarkers responses in &lt;i&gt;Prochilodus lineatus&lt;/i&gt; allowed assessing changes in the water quality of Salado River basin (Santa Fe, Argentina)","volume":"157","author":[{"family":"Cazenave","given":"Jimena"},{"family":"Bacchetta","given":"Carla"},{"family":"Parma","given":"María J."},{"family":"Scarabotti","given":"Pablo A."},{"family":"Wunderlin","given":"Daniel A."}],"issued":{"date-parts":[["2009",11]]}}},{"id":102,"uris":["http://zotero.org/users/11814850/items/QE93YTRP"],"itemData":{"id":102,"type":"article-journal","abstract":"Drought can be viewd as a perturbation in running waters and fish are often trapped in isolated pools, where deterioration of water quality may be stressful. We investigated how this extreme condition influences response of oxidative stress biomarkers. The response of the characid Astyanax elachylepis was assessed during the dry and rainy seasons in intermittent and perennial (control) sites in streams from Brazilian savannah (Cerrado). We predicted that the biomarkers would be enhanced in the dry season in intermittent streams only due the environmentally harsh conditions in the few isolated pools that remain filled with water. As predicted, fish from the intermittent stream in the dry season presented higher gill MDA values, indicating greater stress. In the liver, MDA values were higher in the dry season for both intermittent and perennial streams, suggesting a generalized seasonal response. As expected, some antioxidant response enzymes changed in the intermittent sites during the dry season. Therefore, oxidative stress biomarkers vary seasonally, with greater increase in intermittent sites. These evidences contribute for the understanding of the spatio-temporal variation of the fish responses and fish resistance to perturbations by drought in tropical environments.","container-title":"Neotropical Ichthyology","DOI":"10.1590/1982-0224-2019-0130","ISSN":"1982-0224, 1679-6225","issue":"2","journalAbbreviation":"Neotrop. ichthyol.","language":"en","license":"http://creativecommons.org/licenses/by/4.0/","page":"e190130","source":"DOI.org (Crossref)","title":"Fish biomarker responses to perturbation by drought in streams","volume":"18","author":[{"family":"Ondei","given":"Luciana De Souza"},{"family":"Teresa","given":"Fabrício Barreto"},{"family":"Garcia","given":"Danielly Pereira"},{"family":"Felício","given":"Andréia Arantes"},{"family":"Da Silva","given":"Danilo Grünig Humberto"},{"family":"De Almeida","given":"Eduardo Alves"}],"issued":{"date-parts":[["2020"]]}}}],"schema":"https://github.com/citation-style-language/schema/raw/master/csl-citation.json"} </w:instrText>
      </w:r>
      <w:r w:rsidR="00DC17FB">
        <w:rPr>
          <w:rFonts w:ascii="Times New Roman" w:hAnsi="Times New Roman" w:cs="Times New Roman"/>
        </w:rPr>
        <w:fldChar w:fldCharType="separate"/>
      </w:r>
      <w:r w:rsidR="00DC17FB" w:rsidRPr="00337C50">
        <w:rPr>
          <w:rFonts w:ascii="Times New Roman" w:hAnsi="Times New Roman" w:cs="Times New Roman"/>
        </w:rPr>
        <w:t>(Cazenave et al., 2009; Ondei et al., 2020)</w:t>
      </w:r>
      <w:r w:rsidR="00DC17FB">
        <w:rPr>
          <w:rFonts w:ascii="Times New Roman" w:hAnsi="Times New Roman" w:cs="Times New Roman"/>
        </w:rPr>
        <w:fldChar w:fldCharType="end"/>
      </w:r>
      <w:r w:rsidRPr="00337C50">
        <w:rPr>
          <w:rFonts w:ascii="Times New Roman" w:hAnsi="Times New Roman" w:cs="Times New Roman"/>
        </w:rPr>
        <w:t xml:space="preserve">. </w:t>
      </w:r>
      <w:r w:rsidR="002775A6" w:rsidRPr="002775A6">
        <w:rPr>
          <w:rFonts w:ascii="Times New Roman" w:hAnsi="Times New Roman" w:cs="Times New Roman"/>
        </w:rPr>
        <w:t xml:space="preserve">One of the main physiological functions affected by pollutants is osmoregulation, and its associated pH control. Both are predominantly done by gills, and are critical to gas exchange, ionic regulation and nitrogen excretion </w:t>
      </w:r>
      <w:r w:rsidR="00DC17FB">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{"citationID":"vL7YE7xY","properties":{"unsorted":false,"formattedCitation":"(Evans, 1987; Evans et al., 2005)","plainCitation":"(Evans, 1987; Evans et al., 2005)","noteIndex":0},"citationItems":[{"id":773,"uris":["http://zotero.org/users/11814850/items/S8TSUCDK"],"itemData":{"id":773,"type":"article-journal","container-title":"Environmental Health Perspectives","DOI":"10.2307/3430412","note":"type: Journal Article","page":"47-58","title":"The fish gill: site of action and model for toxic effects of environmental pollutants","volume":"71","author":[{"family":"Evans","given":"David H."}],"issued":{"date-parts":[["1987"]]}}},{"id":1828,"uris":["http://zotero.org/users/11814850/items/F7R7KJYB"],"itemData":{"id":1828,"type":"article-journal","abstract":"The fish gill is a multipurpose organ that, in addition to providing for aquatic gas exchange, plays dominant roles in osmotic and ionic regulation, acid-base regulation, and excretion of nitrogenous wastes. Thus, despite the fact that all fish groups have functional kidneys, the gill epithelium is the site of many processes that are mediated by renal epithelia in terrestrial vertebrates. Indeed, many of the pathways that mediate these processes in mammalian renal epithelial are expressed in the gill, and many of the extrinsic and intrinsic modulators of these processes are also found in fish endocrine tissues and the gill itself. The basic patterns of gill physiology were outlined over a half century ago, but modern immunological and molecular techniques are bringing new insights into this complicated system. Nevertheless, substantial questions about the evolution of these mechanisms and control remain.","container-title":"Physiological Reviews","DOI":"10.1152/physrev.00050.2003","ISSN":"0031-9333, 1522-1210","issue":"1","journalAbbreviation":"Physiological Reviews","language":"en","page":"97-177","source":"DOI.org (Crossref)","title":"The multifunctional fish gill: dominant site of gas exchange, osmoregulation, acid-base regulation, and excretion of nitrogenous waste","title-short":"The multifunctional fish gill","volume":"85","author":[{"family":"Evans","given":"David H."},{"family":"Piermarini","given":"Peter M."},{"family":"Choe","given":"Keith P."}],"issued":{"date-parts":[["2005",1]]}}}],"schema":"https://github.com/citation-style-language/schema/raw/master/csl-citation.json"} </w:instrText>
      </w:r>
      <w:r w:rsidR="00DC17FB">
        <w:rPr>
          <w:rFonts w:ascii="Times New Roman" w:hAnsi="Times New Roman" w:cs="Times New Roman"/>
        </w:rPr>
        <w:fldChar w:fldCharType="separate"/>
      </w:r>
      <w:r w:rsidR="00D06C29" w:rsidRPr="00D06C29">
        <w:rPr>
          <w:rFonts w:ascii="Times New Roman" w:hAnsi="Times New Roman" w:cs="Times New Roman"/>
        </w:rPr>
        <w:t xml:space="preserve">(Evans, 1987; Evans et </w:t>
      </w:r>
      <w:r w:rsidR="00D06C29" w:rsidRPr="00D06C29">
        <w:rPr>
          <w:rFonts w:ascii="Times New Roman" w:hAnsi="Times New Roman" w:cs="Times New Roman"/>
        </w:rPr>
        <w:lastRenderedPageBreak/>
        <w:t>al., 2005)</w:t>
      </w:r>
      <w:r w:rsidR="00DC17FB">
        <w:rPr>
          <w:rFonts w:ascii="Times New Roman" w:hAnsi="Times New Roman" w:cs="Times New Roman"/>
        </w:rPr>
        <w:fldChar w:fldCharType="end"/>
      </w:r>
      <w:r w:rsidR="002775A6" w:rsidRPr="002775A6">
        <w:rPr>
          <w:rFonts w:ascii="Times New Roman" w:hAnsi="Times New Roman" w:cs="Times New Roman"/>
        </w:rPr>
        <w:t>. The osmoregulation impairment in freshwater fishes, and consequent decrease in plasma ionic concentration</w:t>
      </w:r>
      <w:r w:rsidR="006B76DB">
        <w:rPr>
          <w:rFonts w:ascii="Times New Roman" w:hAnsi="Times New Roman" w:cs="Times New Roman"/>
        </w:rPr>
        <w:t>,</w:t>
      </w:r>
      <w:r w:rsidR="002775A6" w:rsidRPr="002775A6">
        <w:rPr>
          <w:rFonts w:ascii="Times New Roman" w:hAnsi="Times New Roman" w:cs="Times New Roman"/>
        </w:rPr>
        <w:t xml:space="preserve"> can represent an osmotic challenge for tissues. In this context hydration level of gills and muscles is a physiological </w:t>
      </w:r>
      <w:r w:rsidR="006B76DB">
        <w:rPr>
          <w:rFonts w:ascii="Times New Roman" w:hAnsi="Times New Roman" w:cs="Times New Roman"/>
        </w:rPr>
        <w:t>biomarker</w:t>
      </w:r>
      <w:r w:rsidR="002775A6" w:rsidRPr="002775A6">
        <w:rPr>
          <w:rFonts w:ascii="Times New Roman" w:hAnsi="Times New Roman" w:cs="Times New Roman"/>
        </w:rPr>
        <w:t xml:space="preserve"> associated with an animal's capacity to cope with environmental pollution and is therefore subject to measurable changes induced by toxic compounds present in the environment. Cell hydration, actively regulated through membrane transporters, was suggested by Ayrapetyan </w:t>
      </w:r>
      <w:r w:rsidR="00D06C29">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{"citationID":"GVy0xP8e","properties":{"unsorted":false,"formattedCitation":"(2012)","plainCitation":"(2012)","noteIndex":0},"citationItems":[{"id":1313,"uris":["http://zotero.org/users/11814850/items/GF37MI2H"],"itemData":{"id":1313,"type":"article-journal","abstract":"At present, when the technological progress brings progressive increase in environmental pollutions by different chemical and physical (ionizing and non-ionizing radiations) factors, the detection of the safety of environmental medium from the point of public health is one of the fundamental problems of modern Life Sciences. This problem has especially disquieting character after the Chernobyl and Japan nuclear catastrophes, when the level of background ionizing radiation and chemical pollutions of environmental medium of the number of world’s regions are increased beyond safety doses. As the biological effect of weak environmental factors have nonlinear dose-dependent character, besides its thermodynamic characteristics it depends also on environmental composition and initial state of organism. Therefore, the current policy of World Health Organization and other international organizations whose mission is to establish safety standards for environmental pollutions by chemical and physical factors, based only on the their concentration or energy absorption rate by organism cannot be considered as adequate. It is suggested that the biological marker having universal sensitivity to different factors and determining the functional state of organisms could be used for estimation of the safety doses of environmental factors on organism. In present review are presented the data consisting of the hypothesis according to which the Na/K pump and Na/Ca-controlling cell hydration could serve as a universal and extra-sensitive cellular marker for detection of hazardous effect of environmental pollutions.","container-title":"The Environmentalist","DOI":"10.1007/s10669-011-9380-3","ISSN":"1573-2991","issue":"2","journalAbbreviation":"Environmentalist","language":"en","page":"210-221","source":"Springer Link","title":"Cell hydration as a universal marker for detection of environmental pollution","volume":"32","author":[{"family":"Ayrapetyan","given":"Sinerik"}],"issued":{"date-parts":[["2012",6,1]]}},"suppress-author":true}],"schema":"https://github.com/citation-style-language/schema/raw/master/csl-citation.json"} </w:instrText>
      </w:r>
      <w:r w:rsidR="00D06C29">
        <w:rPr>
          <w:rFonts w:ascii="Times New Roman" w:hAnsi="Times New Roman" w:cs="Times New Roman"/>
        </w:rPr>
        <w:fldChar w:fldCharType="separate"/>
      </w:r>
      <w:r w:rsidR="00D06C29" w:rsidRPr="00D06C29">
        <w:rPr>
          <w:rFonts w:ascii="Times New Roman" w:hAnsi="Times New Roman" w:cs="Times New Roman"/>
        </w:rPr>
        <w:t>(2012)</w:t>
      </w:r>
      <w:r w:rsidR="00D06C29">
        <w:rPr>
          <w:rFonts w:ascii="Times New Roman" w:hAnsi="Times New Roman" w:cs="Times New Roman"/>
        </w:rPr>
        <w:fldChar w:fldCharType="end"/>
      </w:r>
      <w:r w:rsidR="002775A6" w:rsidRPr="002775A6">
        <w:rPr>
          <w:rFonts w:ascii="Times New Roman" w:hAnsi="Times New Roman" w:cs="Times New Roman"/>
        </w:rPr>
        <w:t xml:space="preserve"> as a universal biomarker for detecting environmental pollution, and later applied </w:t>
      </w:r>
      <w:r w:rsidR="00E54AC5">
        <w:rPr>
          <w:rFonts w:ascii="Times New Roman" w:hAnsi="Times New Roman" w:cs="Times New Roman"/>
        </w:rPr>
        <w:t xml:space="preserve">as impaired tissue water regulation </w:t>
      </w:r>
      <w:r w:rsidR="002775A6" w:rsidRPr="002775A6">
        <w:rPr>
          <w:rFonts w:ascii="Times New Roman" w:hAnsi="Times New Roman" w:cs="Times New Roman"/>
        </w:rPr>
        <w:t xml:space="preserve">in a real polluted scenario by David et al. </w:t>
      </w:r>
      <w:r w:rsidR="00D06C29">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{"citationID":"yNHknJAN","properties":{"unsorted":false,"formattedCitation":"(2018)","plainCitation":"(2018)","noteIndex":0},"citationItems":[{"id":106,"uris":["http://zotero.org/users/11814850/items/PPK9ZC4I"],"itemData":{"id":106,"type":"article-journal","abstract":"Estuarine osmoconformes rely on their ability to perform tissue and cell water regulation to cope with daily osmotic challenges that occur in the estuary. In addition, these animals currently must deal with pollutants present in the estuarine environment, which can disturb their capacity of water regulation. We collected the mangrove oyster Crassostrea rhizophorae in two tropical estuaries in the Northeast region of Brazil with diﬀerent degrees of human interference: the Paraíba Estuary (impacted) and the Mamanguape Estuary (preserved). Tissue water content was analyzed after exposure to salinities 12, 24 and 36 for 24 h. Gill cell volume regulation was analyzed in vitro upon hypo- and hyper-osmotic conditions. We also analyzed gill MXR (multi-xenobiotic resistance) mechanism, as reference of environmental pollution. Gill and muscle of oysters from two sites of Paraíba Estuary, and from one site of Mamanguape Estuary were not able to maintain tissue water content upon hypo- and hyper-osmotic conditions. Gill cells of oyster from the same sites exhibited swelling followed by regulatory volume decrease upon hypo-osmotic condition. Gill MXR activity was increased in oysters from these sites. The best tissue and cell water regulation, and the lowest MXR activity, was found in oyster from downstream of Mamanguape Estuary, our reference site and the one most preserved. Tissue and cell water regulation proved to be a sensitive parameter to environmental pollution and could be considered as biomarker of aquatic contamination.","container-title":"Ecotoxicology and Environmental Safety","DOI":"10.1016/j.ecoenv.2018.09.111","ISSN":"01476513","journalAbbreviation":"Ecotoxicology and Environmental Safety","language":"en","page":"375-382","source":"DOI.org (Crossref)","title":"Capacity of tissue water regulation is impaired in an osmoconformer living in impacted estuaries?","volume":"166","author":[{"family":"David","given":"Daniela Dantas"},{"family":"Lima","given":"Otoniel Gonçalves"},{"family":"Nóbrega","given":"Alice Maria Cabral De Sousa"},{"family":"Amado","given":"Enelise Marcelle"}],"issued":{"date-parts":[["2018",12]]}},"suppress-author":true}],"schema":"https://github.com/citation-style-language/schema/raw/master/csl-citation.json"} </w:instrText>
      </w:r>
      <w:r w:rsidR="00D06C29">
        <w:rPr>
          <w:rFonts w:ascii="Times New Roman" w:hAnsi="Times New Roman" w:cs="Times New Roman"/>
        </w:rPr>
        <w:fldChar w:fldCharType="separate"/>
      </w:r>
      <w:r w:rsidR="00D06C29" w:rsidRPr="00D06C29">
        <w:rPr>
          <w:rFonts w:ascii="Times New Roman" w:hAnsi="Times New Roman" w:cs="Times New Roman"/>
        </w:rPr>
        <w:t>(2018)</w:t>
      </w:r>
      <w:r w:rsidR="00D06C29">
        <w:rPr>
          <w:rFonts w:ascii="Times New Roman" w:hAnsi="Times New Roman" w:cs="Times New Roman"/>
        </w:rPr>
        <w:fldChar w:fldCharType="end"/>
      </w:r>
      <w:r w:rsidR="002775A6" w:rsidRPr="002775A6">
        <w:rPr>
          <w:rFonts w:ascii="Times New Roman" w:hAnsi="Times New Roman" w:cs="Times New Roman"/>
        </w:rPr>
        <w:t>. Plasma total protein concentration is another widely used blood biomarker of general physiological stress in fish exposed to pollutants, although it reflects hepatic, nutritional and immune status more directly than osmoregulatory function</w:t>
      </w:r>
      <w:r w:rsidR="008757EE">
        <w:rPr>
          <w:rFonts w:ascii="Times New Roman" w:hAnsi="Times New Roman" w:cs="Times New Roman"/>
        </w:rPr>
        <w:t xml:space="preserve"> </w:t>
      </w:r>
      <w:r w:rsidR="008757EE">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{"citationID":"7l8hQEzP","properties":{"unsorted":false,"formattedCitation":"(Bojarski et al., 2025)","plainCitation":"(Bojarski et al., 2025)","noteIndex":0},"citationItems":[{"id":1830,"uris":["http://zotero.org/users/11814850/items/73YKX6ZL"],"itemData":{"id":1830,"type":"article-journal","abstract":"Blood-based biochemical assays are used as predictive and diagnostic methods to evaluate fish welfare in aquaculture and research. The variations of blood biochemical parameters in fish are commonly used as biomarkers of exposure to toxic agents. Blood biochemical parameters can help identify the magnitude of toxicity and the mechanisms by which particular toxic agents act on the organisms. Some parameters typically measured in the blood can also be evaluated in the whole body in the early developmental stages of fish (embryos and larvae) that are often used in toxicological studies. This review assessed the usefulness of various blood biochemical indices as toxicity biomarkers. Analysis of multiple studies showed that toxicity-induced changes in most blood biochemical parameters in fish often depend on toxic agent concentration and exposure duration. Also, various parameters manifest different sensitivity to intoxication, and diverse directions of changes may occur. Among biochemical parameters, some are biomarkers of general physiological stress, while others indicate dysfunctions of particular organs. Moreover, hormonal endpoints seem to be sensitive but nonspecific biomarkers of intoxication in fish.","container-title":"Animals","DOI":"10.3390/ani15070965","ISSN":"2076-2615","issue":"7","journalAbbreviation":"Animals","language":"en","page":"965","source":"DOI.org (Crossref)","title":"Blood biochemical biomarkers in fish toxicology—A review","volume":"15","author":[{"family":"Bojarski","given":"Bartosz"},{"family":"Witeska","given":"Małgorzata"},{"family":"Kondera","given":"Elżbieta"}],"issued":{"date-parts":[["2025",3,27]]}}}],"schema":"https://github.com/citation-style-language/schema/raw/master/csl-citation.json"} </w:instrText>
      </w:r>
      <w:r w:rsidR="008757EE">
        <w:rPr>
          <w:rFonts w:ascii="Times New Roman" w:hAnsi="Times New Roman" w:cs="Times New Roman"/>
        </w:rPr>
        <w:fldChar w:fldCharType="separate"/>
      </w:r>
      <w:r w:rsidR="008757EE" w:rsidRPr="008757EE">
        <w:rPr>
          <w:rFonts w:ascii="Times New Roman" w:hAnsi="Times New Roman" w:cs="Times New Roman"/>
        </w:rPr>
        <w:t>(Bojarski et al., 2025)</w:t>
      </w:r>
      <w:r w:rsidR="008757EE">
        <w:rPr>
          <w:rFonts w:ascii="Times New Roman" w:hAnsi="Times New Roman" w:cs="Times New Roman"/>
        </w:rPr>
        <w:fldChar w:fldCharType="end"/>
      </w:r>
      <w:r w:rsidR="002775A6" w:rsidRPr="002775A6">
        <w:rPr>
          <w:rFonts w:ascii="Times New Roman" w:hAnsi="Times New Roman" w:cs="Times New Roman"/>
        </w:rPr>
        <w:t xml:space="preserve">. Both increases and decreases in plasma protein have been reported following pollutant exposure, depending on the toxicant, exposure time and the underlying mechanism involved, ranging from the induction of hepatic protein synthesis as a general stress response </w:t>
      </w:r>
      <w:r w:rsidR="00AA652E">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{"citationID":"lctXKmnR","properties":{"unsorted":false,"formattedCitation":"(Gopal et al., 1997)","plainCitation":"(Gopal et al., 1997)","noteIndex":0},"citationItems":[{"id":1832,"uris":["http://zotero.org/users/11814850/items/IZLTSZHW"],"itemData":{"id":1832,"type":"article-journal","container-title":"Environmental Monitoring and Assessment","DOI":"10.1023/A:1005767517819","ISSN":"0167-6369, 1573-2959","issue":"2","journalAbbreviation":"Environ Monit Assess","language":"en","license":"https://www.springernature.com/gp/researchers/text-and-data-mining","page":"117-124","source":"DOI.org (Crossref)","title":"Effect of heavy metals on the blood protein biochemistry of the fish &lt;i&gt;Cyprinus carpio&lt;/i&gt; and its use as a bio-indicator of pollution stress","volume":"48","author":[{"family":"Gopal","given":"V."},{"family":"Parvathy","given":"S."},{"family":"Balasubramanian","given":"P. R."}],"issued":{"date-parts":[["1997",11]]}}}],"schema":"https://github.com/citation-style-language/schema/raw/master/csl-citation.json"} </w:instrText>
      </w:r>
      <w:r w:rsidR="00AA652E">
        <w:rPr>
          <w:rFonts w:ascii="Times New Roman" w:hAnsi="Times New Roman" w:cs="Times New Roman"/>
        </w:rPr>
        <w:fldChar w:fldCharType="separate"/>
      </w:r>
      <w:r w:rsidR="00AA652E" w:rsidRPr="00AA652E">
        <w:rPr>
          <w:rFonts w:ascii="Times New Roman" w:hAnsi="Times New Roman" w:cs="Times New Roman"/>
        </w:rPr>
        <w:t>(Gopal et al., 1997)</w:t>
      </w:r>
      <w:r w:rsidR="00AA652E">
        <w:rPr>
          <w:rFonts w:ascii="Times New Roman" w:hAnsi="Times New Roman" w:cs="Times New Roman"/>
        </w:rPr>
        <w:fldChar w:fldCharType="end"/>
      </w:r>
      <w:r w:rsidR="002775A6" w:rsidRPr="002775A6">
        <w:rPr>
          <w:rFonts w:ascii="Times New Roman" w:hAnsi="Times New Roman" w:cs="Times New Roman"/>
        </w:rPr>
        <w:t xml:space="preserve"> to renal damage leading to protein loss</w:t>
      </w:r>
      <w:r w:rsidR="008757EE">
        <w:rPr>
          <w:rFonts w:ascii="Times New Roman" w:hAnsi="Times New Roman" w:cs="Times New Roman"/>
        </w:rPr>
        <w:t xml:space="preserve"> </w:t>
      </w:r>
      <w:r w:rsidR="008757EE">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{"citationID":"OHFVAQ3A","properties":{"unsorted":false,"formattedCitation":"(Bojarski et al., 2025)","plainCitation":"(Bojarski et al., 2025)","noteIndex":0},"citationItems":[{"id":1830,"uris":["http://zotero.org/users/11814850/items/73YKX6ZL"],"itemData":{"id":1830,"type":"article-journal","abstract":"Blood-based biochemical assays are used as predictive and diagnostic methods to evaluate fish welfare in aquaculture and research. The variations of blood biochemical parameters in fish are commonly used as biomarkers of exposure to toxic agents. Blood biochemical parameters can help identify the magnitude of toxicity and the mechanisms by which particular toxic agents act on the organisms. Some parameters typically measured in the blood can also be evaluated in the whole body in the early developmental stages of fish (embryos and larvae) that are often used in toxicological studies. This review assessed the usefulness of various blood biochemical indices as toxicity biomarkers. Analysis of multiple studies showed that toxicity-induced changes in most blood biochemical parameters in fish often depend on toxic agent concentration and exposure duration. Also, various parameters manifest different sensitivity to intoxication, and diverse directions of changes may occur. Among biochemical parameters, some are biomarkers of general physiological stress, while others indicate dysfunctions of particular organs. Moreover, hormonal endpoints seem to be sensitive but nonspecific biomarkers of intoxication in fish.","container-title":"Animals","DOI":"10.3390/ani15070965","ISSN":"2076-2615","issue":"7","journalAbbreviation":"Animals","language":"en","page":"965","source":"DOI.org (Crossref)","title":"Blood biochemical biomarkers in fish toxicology—A review","volume":"15","author":[{"family":"Bojarski","given":"Bartosz"},{"family":"Witeska","given":"Małgorzata"},{"family":"Kondera","given":"Elżbieta"}],"issued":{"date-parts":[["2025",3,27]]}}}],"schema":"https://github.com/citation-style-language/schema/raw/master/csl-citation.json"} </w:instrText>
      </w:r>
      <w:r w:rsidR="008757EE">
        <w:rPr>
          <w:rFonts w:ascii="Times New Roman" w:hAnsi="Times New Roman" w:cs="Times New Roman"/>
        </w:rPr>
        <w:fldChar w:fldCharType="separate"/>
      </w:r>
      <w:r w:rsidR="008757EE" w:rsidRPr="008757EE">
        <w:rPr>
          <w:rFonts w:ascii="Times New Roman" w:hAnsi="Times New Roman" w:cs="Times New Roman"/>
        </w:rPr>
        <w:t>(Bojarski et al., 2025)</w:t>
      </w:r>
      <w:r w:rsidR="008757EE">
        <w:rPr>
          <w:rFonts w:ascii="Times New Roman" w:hAnsi="Times New Roman" w:cs="Times New Roman"/>
        </w:rPr>
        <w:fldChar w:fldCharType="end"/>
      </w:r>
      <w:r w:rsidR="00E54AC5">
        <w:rPr>
          <w:rFonts w:ascii="Times New Roman" w:hAnsi="Times New Roman" w:cs="Times New Roman"/>
        </w:rPr>
        <w:t>.</w:t>
      </w:r>
    </w:p>
    <w:p w14:paraId="575484CB" w14:textId="681371C1"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Another relevant biomarker is </w:t>
      </w:r>
      <w:r w:rsidRPr="00EB76C5">
        <w:rPr>
          <w:rFonts w:ascii="Times New Roman" w:hAnsi="Times New Roman" w:cs="Times New Roman"/>
        </w:rPr>
        <w:t xml:space="preserve">the </w:t>
      </w:r>
      <w:r w:rsidRPr="00426EA8">
        <w:rPr>
          <w:rFonts w:ascii="Times New Roman" w:hAnsi="Times New Roman" w:cs="Times New Roman"/>
        </w:rPr>
        <w:t xml:space="preserve">activity of the multixenobiotic resistance (MXR) phenotype </w:t>
      </w:r>
      <w:r w:rsidR="00AA652E">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{"citationID":"dYyqygWc","properties":{"unsorted":false,"formattedCitation":"(Bard, 2000; \\uc0\\u381{}aja et al., 2006)","plainCitation":"(Bard, 2000; Žaja et al., 2006)","noteIndex":0},"citationItems":[{"id":1262,"uris":["http://zotero.org/users/11814850/items/ZAGSTWBW"],"itemData":{"id":1262,"type":"article-journal","abstract":"Multixenobiotic resistance in aquatic organisms exposed to natural toxins or anthropogenic contaminants is a phenomenon analogous to multidrug resistance in mammalian tumor cell lines tolerant of anti-cancer drugs. Multidrug resistance is commonly due to the elevated expression of transmembrane P-glycoproteins (P-gp) which actively transport a wide variety of structurally and functionally diverse compounds. The purpose of this review is to place aquatic ecotoxicological data in context of the larger multidrug resistance ﬁeld of study. Information on P-glycoproteins structure, mechanism of transport, and substrate speciﬁcity gained through traditional mammalian and cell culture models is examined in conjunction with recent work on aquatic species exposed to xenobiotics both in the ﬁeld and in the laboratory. The physiological function of P-glycoproteins is explored through studies of gene knockout models and expression patterns in normal tissues and tumors. The effect of xenobiotic exposures on P-gp activity and protein titer is examined in wild and captive populations of aquatic invertebrates and vertebrates. Substrate overlap and evidence of co-expression of phase I detoxiﬁcation enzymes (e.g. cytochromes P450) and P-gp are presented. The role of P-gp chemosensitizers as environmental pollutants and the ecotoxicological consequences of P-gp inhibition are highlighted. The overwhelming evidence suggests that P-glycoproteins provide aquatic organisms with resistance to a wide range of natural and anthropogenic toxins. © 2000 Elsevier Science B.V. All rights reserved.","container-title":"Aquatic Toxicology","DOI":"10.1016/s0166-445x(00)00088-6","ISSN":"0166445X","issue":"4","language":"en","license":"https://www.elsevier.com/tdm/userlicense/1.0/","page":"357-389","source":"DOI.org (Crossref)","title":"Multixenobiotic resistance as a cellular defense mechanism in aquatic organisms","volume":"48","author":[{"family":"Bard","given":"S"}],"issued":{"date-parts":[["2000",4]]}}},{"id":1346,"uris":["http://zotero.org/users/11814850/items/MDV5X26R"],"itemData":{"id":1346,"type":"article-journal","abstract":"Measurement of the modulation of accumulation rate of model P-glycoprotein (Pgp) substrates has been a well established methodology for determination of the presence and activity of the multixenobiotic resistance (MXR) defence mechanism in aquatic invertebrates. Most studies have been focused on the gill tissue of various bivalves as a primary compartment for this type of measurements. In this study, we evaluated the potential of measuring the accumulation rate of a fluorescent model Pgp substrate rhodamine B (RB) in haemolymph, plasma and haemocytes of the freshwater painter's mussel (Unio pictorum) as additional potentially useful compartments. The obtained results demonstrated several important advantages of the determination of Pgp mediated MXR transport activity in haemolymph over determinations in gill tissue. The overall MXR response correlated well with the level of Pgp activity simultaneously determined in gills. The method is more sensitive, the procedure is easier and less laborious, and repeated use of same individuals is possible. Finally — the approach is non-destructive, offering a potentially powerful biomarker and research tool for studies directed to the evaluation of ecotoxicological importance of MXR defence and the presence of MXR inhibitors in the environment.","container-title":"Comparative Biochemistry and Physiology Part C: Toxicology &amp; Pharmacology","DOI":"10.1016/j.cbpc.2005.12.009","ISSN":"1532-0456","issue":"1","journalAbbreviation":"Comparative Biochemistry and Physiology Part C: Toxicology &amp; Pharmacology","page":"103-112","source":"ScienceDirect","title":"Haemolymph as compartment for efficient and non-destructive determination of P-glycoprotein (Pgp) mediated MXR activity in bivalves","volume":"143","author":[{"family":"Žaja","given":"Roko"},{"family":"Klobučar","given":"Göran I. V."},{"family":"Klobučar","given":"Roberta Sauerborn"},{"family":"Hackenberger","given":"Branimir K."},{"family":"Smital","given":"Tvrtko"}],"issued":{"date-parts":[["2006",5,1]]}}}],"schema":"https://github.com/citation-style-language/schema/raw/master/csl-citation.json"} </w:instrText>
      </w:r>
      <w:r w:rsidR="00AA652E">
        <w:rPr>
          <w:rFonts w:ascii="Times New Roman" w:hAnsi="Times New Roman" w:cs="Times New Roman"/>
        </w:rPr>
        <w:fldChar w:fldCharType="separate"/>
      </w:r>
      <w:r w:rsidR="00AA652E" w:rsidRPr="00AA652E">
        <w:rPr>
          <w:rFonts w:ascii="Times New Roman" w:hAnsi="Times New Roman" w:cs="Times New Roman"/>
        </w:rPr>
        <w:t>(Bard, 2000; Žaja et al., 2006)</w:t>
      </w:r>
      <w:r w:rsidR="00AA652E">
        <w:rPr>
          <w:rFonts w:ascii="Times New Roman" w:hAnsi="Times New Roman" w:cs="Times New Roman"/>
        </w:rPr>
        <w:fldChar w:fldCharType="end"/>
      </w:r>
      <w:r w:rsidRPr="00426EA8">
        <w:rPr>
          <w:rFonts w:ascii="Times New Roman" w:hAnsi="Times New Roman" w:cs="Times New Roman"/>
        </w:rPr>
        <w:t xml:space="preserve">, </w:t>
      </w:r>
      <w:r w:rsidR="00EB76C5" w:rsidRPr="00EB76C5">
        <w:rPr>
          <w:rFonts w:ascii="Times New Roman" w:hAnsi="Times New Roman" w:cs="Times New Roman"/>
        </w:rPr>
        <w:t>a constitutively and inducible cellular defense mechanism present in many aquatic species,</w:t>
      </w:r>
      <w:r w:rsidR="00EB76C5">
        <w:rPr>
          <w:rFonts w:ascii="Times New Roman" w:hAnsi="Times New Roman" w:cs="Times New Roman"/>
        </w:rPr>
        <w:t xml:space="preserve"> </w:t>
      </w:r>
      <w:r w:rsidRPr="00426EA8">
        <w:rPr>
          <w:rFonts w:ascii="Times New Roman" w:hAnsi="Times New Roman" w:cs="Times New Roman"/>
        </w:rPr>
        <w:t>an innate gene of many aquatic species that is expressed in organs such as gills, kidneys, blood-brain barrier, liver and pancreas. It is activated by exposure to pollutants and results in the expression of</w:t>
      </w:r>
      <w:r w:rsidR="00B051B9">
        <w:rPr>
          <w:rFonts w:ascii="Times New Roman" w:hAnsi="Times New Roman" w:cs="Times New Roman"/>
        </w:rPr>
        <w:t xml:space="preserve"> mainly</w:t>
      </w:r>
      <w:r w:rsidRPr="00426EA8">
        <w:rPr>
          <w:rFonts w:ascii="Times New Roman" w:hAnsi="Times New Roman" w:cs="Times New Roman"/>
        </w:rPr>
        <w:t xml:space="preserve"> P-glycoproteins (P-gp) in the membrane, which act to remove endogenous or exogenous toxic compounds out of the cell, protecting DNA and inducing toxic compounds excretion </w:t>
      </w:r>
      <w:r w:rsidR="00AA652E">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{"citationID":"8XwoROWY","properties":{"unsorted":false,"formattedCitation":"(Smital &amp; Kurelec, 1998)","plainCitation":"(Smital &amp; Kurelec, 1998)","noteIndex":0},"citationItems":[{"id":112,"uris":["http://zotero.org/users/11814850/items/3XDAQ36H"],"itemData":{"id":112,"type":"article-journal","container-title":"Marine Environmental Research","DOI":"10.1016/S0141-1136(97)00087-1","ISSN":"01411136","issue":"1-5","journalAbbreviation":"Marine Environmental Research","language":"en","license":"https://www.elsevier.com/tdm/userlicense/1.0/","page":"443-447","source":"DOI.org (Crossref)","title":"The activity of multixenobiotic resistance mechanism determined by rhodamine B-efflux method as a biomarker of exposure","volume":"46","author":[{"family":"Smital","given":"T."},{"family":"Kurelec","given":"B."}],"issued":{"date-parts":[["1998",7]]}}}],"schema":"https://github.com/citation-style-language/schema/raw/master/csl-citation.json"} </w:instrText>
      </w:r>
      <w:r w:rsidR="00AA652E">
        <w:rPr>
          <w:rFonts w:ascii="Times New Roman" w:hAnsi="Times New Roman" w:cs="Times New Roman"/>
        </w:rPr>
        <w:fldChar w:fldCharType="separate"/>
      </w:r>
      <w:r w:rsidR="00AA652E" w:rsidRPr="00AA652E">
        <w:rPr>
          <w:rFonts w:ascii="Times New Roman" w:hAnsi="Times New Roman" w:cs="Times New Roman"/>
        </w:rPr>
        <w:t>(Smital &amp; Kurelec, 1998)</w:t>
      </w:r>
      <w:r w:rsidR="00AA652E">
        <w:rPr>
          <w:rFonts w:ascii="Times New Roman" w:hAnsi="Times New Roman" w:cs="Times New Roman"/>
        </w:rPr>
        <w:fldChar w:fldCharType="end"/>
      </w:r>
      <w:r w:rsidRPr="00426EA8">
        <w:rPr>
          <w:rFonts w:ascii="Times New Roman" w:hAnsi="Times New Roman" w:cs="Times New Roman"/>
        </w:rPr>
        <w:t xml:space="preserve">. The MXR activity represents the first line of biological defense, being induced by the presence of xenobiotics in the environment </w:t>
      </w:r>
      <w:r w:rsidR="00AA652E">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{"citationID":"vAppO1qn","properties":{"unsorted":false,"formattedCitation":"(Bard, 2000; Epel, 1998; Kurelec, 1992; Mac\\uc0\\u234{}do et al., 2019)","plainCitation":"(Bard, 2000; Epel, 1998; Kurelec, 1992; Macêdo et al., 2019)","noteIndex":0},"citationItems":[{"id":1262,"uris":["http://zotero.org/users/11814850/items/ZAGSTWBW"],"itemData":{"id":1262,"type":"article-journal","abstract":"Multixenobiotic resistance in aquatic organisms exposed to natural toxins or anthropogenic contaminants is a phenomenon analogous to multidrug resistance in mammalian tumor cell lines tolerant of anti-cancer drugs. Multidrug resistance is commonly due to the elevated expression of transmembrane P-glycoproteins (P-gp) which actively transport a wide variety of structurally and functionally diverse compounds. The purpose of this review is to place aquatic ecotoxicological data in context of the larger multidrug resistance ﬁeld of study. Information on P-glycoproteins structure, mechanism of transport, and substrate speciﬁcity gained through traditional mammalian and cell culture models is examined in conjunction with recent work on aquatic species exposed to xenobiotics both in the ﬁeld and in the laboratory. The physiological function of P-glycoproteins is explored through studies of gene knockout models and expression patterns in normal tissues and tumors. The effect of xenobiotic exposures on P-gp activity and protein titer is examined in wild and captive populations of aquatic invertebrates and vertebrates. Substrate overlap and evidence of co-expression of phase I detoxiﬁcation enzymes (e.g. cytochromes P450) and P-gp are presented. The role of P-gp chemosensitizers as environmental pollutants and the ecotoxicological consequences of P-gp inhibition are highlighted. The overwhelming evidence suggests that P-glycoproteins provide aquatic organisms with resistance to a wide range of natural and anthropogenic toxins. © 2000 Elsevier Science B.V. All rights reserved.","container-title":"Aquatic Toxicology","DOI":"10.1016/s0166-445x(00)00088-6","ISSN":"0166445X","issue":"4","language":"en","license":"https://www.elsevier.com/tdm/userlicense/1.0/","page":"357-389","source":"DOI.org (Crossref)","title":"Multixenobiotic resistance as a cellular defense mechanism in aquatic organisms","volume":"48","author":[{"family":"Bard","given":"S"}],"issued":{"date-parts":[["2000",4]]}}},{"id":1614,"uris":["http://zotero.org/users/11814850/items/P2M2ICNU"],"itemData":{"id":1614,"type":"article-journal","container-title":"Comparative Biochemistry and Physiology Part A: Molecular &amp; Integrative Physiology","DOI":"10.1016/S1095-6433(98)10005-3","ISSN":"10956433","issue":"1","journalAbbreviation":"Comparative Biochemistry and Physiology Part A: Molecular &amp; Integrative Physiology","language":"en","page":"23-28","source":"DOI.org (Crossref)","title":"Use of multidrug transporters as first lines of defense against toxins in aquatic organisms","volume":"120","author":[{"family":"Epel","given":"David"}],"issued":{"date-parts":[["1998",5]]}}},{"id":1613,"uris":["http://zotero.org/users/11814850/items/422N2Q6H"],"itemData":{"id":1613,"type":"article-journal","container-title":"Critical Reviews in Toxicology","DOI":"10.3109/10408449209145320","ISSN":"1040-8444, 1547-6898","issue":"1","journalAbbreviation":"Critical Reviews in Toxicology","language":"en","page":"23-43","source":"DOI.org (Crossref)","title":"The multixenobiotic resistance mechanism in aquatic organisms","volume":"22","author":[{"family":"Kurelec","given":"Branko"}],"issued":{"date-parts":[["1992",1]]}}},{"id":108,"uris":["http://zotero.org/users/11814850/items/Q4WF83WT"],"itemData":{"id":108,"type":"article-journal","abstract":"We investigated the activity of the multixenobiotic resistance (MXR) phenotype, a biological defense system in aquatic organisms, in the fish assemblages of two tropical estuaries with different degrees of environmental impacts, the Paraiba River and Mamanguape River Estuaries. The aim of this work was to compare the activity of the MXR phenotype of different fishes to test the hypothesis that each species has an inherent activity level and to use this activity as a bioindicator of aquatic contamination. We assessed the MXR activity of the gills, using rhodamine B (RB) accumulation assay. The results demonstrated a species‐specific difference in the MXR activity of fishes caught in the same estuarine zone. Also, the pelagic species Eucinostomus melanopterus, Eucinostomus argenteus, and Lutjanus jocu had higher RB accumulation, while the demersal species Sphoeroides testudineus and Sphoeroides greeleyi had the lowest RB accumulation, suggesting that the ecological characteristic of fish in the water column exerts an influence on MXR activity. Besides, we demonstrated the potential of using the gill MXR activity of the key estuarine species, the Brazilian silversides Atherinella brasiliensis, as a tool for biomonitoring estuaries.","container-title":"Journal of Experimental Zoology Part A: Ecological and Integrative Physiology","DOI":"10.1002/jez.2320","ISSN":"2471-5638, 2471-5646","issue":"10","journalAbbreviation":"J Exp Zool Pt A","language":"en","page":"530-539","source":"DOI.org (Crossref)","title":"Estuarine fish assemblages present a species‐specific difference in the multixenobiotics resistance activity","volume":"331","author":[{"family":"Macêdo","given":"Anderson Kelvin Saraiva"},{"family":"Silva","given":"Jicaury Roberta Pereira"},{"family":"Santos","given":"Helio Batista"},{"family":"Thomé","given":"Ralph Gruppi"},{"family":"Vendel","given":"Ana Lúcia"},{"family":"Amado","given":"Enelise Marcelle"}],"issued":{"date-parts":[["2019",12]]}}}],"schema":"https://github.com/citation-style-language/schema/raw/master/csl-citation.json"} </w:instrText>
      </w:r>
      <w:r w:rsidR="00AA652E">
        <w:rPr>
          <w:rFonts w:ascii="Times New Roman" w:hAnsi="Times New Roman" w:cs="Times New Roman"/>
        </w:rPr>
        <w:fldChar w:fldCharType="separate"/>
      </w:r>
      <w:r w:rsidR="00AA652E" w:rsidRPr="00AA652E">
        <w:rPr>
          <w:rFonts w:ascii="Times New Roman" w:hAnsi="Times New Roman" w:cs="Times New Roman"/>
        </w:rPr>
        <w:t>(Bard, 2000; Epel, 1998; Kurelec, 1992; Macêdo et al., 2019)</w:t>
      </w:r>
      <w:r w:rsidR="00AA652E">
        <w:rPr>
          <w:rFonts w:ascii="Times New Roman" w:hAnsi="Times New Roman" w:cs="Times New Roman"/>
        </w:rPr>
        <w:fldChar w:fldCharType="end"/>
      </w:r>
      <w:r w:rsidRPr="00426EA8">
        <w:rPr>
          <w:rFonts w:ascii="Times New Roman" w:hAnsi="Times New Roman" w:cs="Times New Roman"/>
        </w:rPr>
        <w:t xml:space="preserve">. Nevertheless, although the MXR activity explains how some species are more resistant to the presence of pollutants, some substances can reverse its effectiveness, being called chemosensitizers (or simply MXR-inhibitors) </w:t>
      </w:r>
      <w:r w:rsidR="00AA652E">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{"citationID":"uhmxoFzG","properties":{"unsorted":false,"formattedCitation":"(Smital et al., 2004)","plainCitation":"(Smital et al., 2004)","noteIndex":0},"citationItems":[{"id":1258,"uris":["http://zotero.org/users/11814850/items/DAS42M9A"],"itemData":{"id":1258,"type":"article-journal","abstract":"The environmental presence of chemosensitizers or inhibitors of the multixenobiotic resistance (MXR) defense system in aquatic organisms could cause increase in intracellular accumulation and toxic effects of other xenobiotics normally efﬂuxed by MXR transport proteins (P-glycoprotein (P-gps), MRPs). MXR inhibition with concomitant detrimental effects has been shown in several studies with aquatic organisms exposed to both model MXR inhibitors and environmental pollutants. The presence of MXR inhibitors has been demonstrated in environmental samples from polluted locations at concentrations that could abolish P-gp transport activity. However, it is not clear whether the inhibition observed after exposure to environmental samples is a result of saturation of MXR transport proteins by numerous substrates present in polluted waters or results from the presence of powerful MXR inhibitors. And are potent environmental MXR inhibitors natural or man-made chemicals? As a consequence of these uncertainties, no ofﬁcial action has been taken to monitor and control the release and presence of MXR inhibitors into aquatic environments. In this paper we present our new results addressing these critical questions. Ecotoxicological signiﬁcance of MXR inhibition was supported in in vivo studies that demonstrated an increase in the production of mutagenic metabolites by mussels and an increase in the number of sea urchin embryos with apoptotic cells after exposure to model MXR inhibitors. We also demonstrated that MXR inhibitors are present among both conventional and emerging man-made pollutants: some pesticides and synthetic musk fragrances show extremely high MXR inhibitory potential at environmentally relevant concentrations. In addition, we emphasized the biological transformation of crude oil hydrocarbons into MXR inhibitors by oil-degrading bacteria, and the risk potentially caused by powerful natural MXR inhibitors produced by invasive species.","container-title":"Mutation Research - Fundamental and Molecular Mechanisms of Mutagenesis","DOI":"10.1016/j.mrfmmm.2004.06.006","ISSN":"13861964","issue":"1-2","journalAbbreviation":"Mutation Research - Fundamental and Molecular Mechanisms of Mutagenesis","language":"en","page":"101-117","source":"DOI.org (Crossref)","title":"Emerging contaminants—pesticides, PPCPs, microbial degradation products and natural substances as inhibitors of multixenobiotic defense in aquatic organisms","volume":"552","author":[{"family":"Smital","given":"Tvrtko"},{"family":"Luckenbach","given":"Till"},{"family":"Sauerborn","given":"Roberta"},{"family":"Hamdoun","given":"Amro M"},{"family":"Vega","given":"Rebecca L"},{"family":"Epel","given":"David"}],"issued":{"date-parts":[["2004",8]]}}}],"schema":"https://github.com/citation-style-language/schema/raw/master/csl-citation.json"} </w:instrText>
      </w:r>
      <w:r w:rsidR="00AA652E">
        <w:rPr>
          <w:rFonts w:ascii="Times New Roman" w:hAnsi="Times New Roman" w:cs="Times New Roman"/>
        </w:rPr>
        <w:fldChar w:fldCharType="separate"/>
      </w:r>
      <w:r w:rsidR="00AA652E" w:rsidRPr="00AA652E">
        <w:rPr>
          <w:rFonts w:ascii="Times New Roman" w:hAnsi="Times New Roman" w:cs="Times New Roman"/>
        </w:rPr>
        <w:t>(Smital et al., 2004)</w:t>
      </w:r>
      <w:r w:rsidR="00AA652E">
        <w:rPr>
          <w:rFonts w:ascii="Times New Roman" w:hAnsi="Times New Roman" w:cs="Times New Roman"/>
        </w:rPr>
        <w:fldChar w:fldCharType="end"/>
      </w:r>
      <w:r w:rsidRPr="00426EA8">
        <w:rPr>
          <w:rFonts w:ascii="Times New Roman" w:hAnsi="Times New Roman" w:cs="Times New Roman"/>
        </w:rPr>
        <w:t xml:space="preserve">. Those compounds can interact with the P-gp activity, altering the mechanism regulation, and saturate or even reverse MXR activity. By saturating the P-gp pump, these chemosentizers allow other xenobiotics to enter the cell and increase </w:t>
      </w:r>
      <w:r w:rsidR="00C066F7" w:rsidRPr="00426EA8">
        <w:rPr>
          <w:rFonts w:ascii="Times New Roman" w:hAnsi="Times New Roman" w:cs="Times New Roman"/>
        </w:rPr>
        <w:t>their</w:t>
      </w:r>
      <w:r w:rsidRPr="00426EA8">
        <w:rPr>
          <w:rFonts w:ascii="Times New Roman" w:hAnsi="Times New Roman" w:cs="Times New Roman"/>
        </w:rPr>
        <w:t xml:space="preserve"> toxicity, even if the chemosensitizers themselves are not toxic. Precisely because they are mostly organic, natural, primarily harmless and very present in the materials emitted anthropogenic in nature, its detection should also be a priority in environmental risk studies </w:t>
      </w:r>
      <w:r w:rsidR="00AA652E">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{"citationID":"oksiobR2","properties":{"unsorted":false,"formattedCitation":"(Kurelec et al., 2000)","plainCitation":"(Kurelec et al., 2000)","noteIndex":0},"citationItems":[{"id":1252,"uris":["http://zotero.org/users/11814850/items/AH9RQR6W"],"itemData":{"id":1252,"type":"article-journal","container-title":"Ecotoxicology","language":"en","page":"307-327","source":"Zotero","title":"Multixenobiotic resistance, P-glycoprotein, and chemosensitizers","volume":"9","author":[{"family":"Kurelec","given":"B."},{"family":"Smital","given":"T."},{"family":"Pivcevic","given":"B."},{"family":"Eufemia","given":"N."},{"family":"Epel","given":"D."}],"issued":{"date-parts":[["2000"]]}}}],"schema":"https://github.com/citation-style-language/schema/raw/master/csl-citation.json"} </w:instrText>
      </w:r>
      <w:r w:rsidR="00AA652E">
        <w:rPr>
          <w:rFonts w:ascii="Times New Roman" w:hAnsi="Times New Roman" w:cs="Times New Roman"/>
        </w:rPr>
        <w:fldChar w:fldCharType="separate"/>
      </w:r>
      <w:r w:rsidR="00AA652E" w:rsidRPr="00AA652E">
        <w:rPr>
          <w:rFonts w:ascii="Times New Roman" w:hAnsi="Times New Roman" w:cs="Times New Roman"/>
        </w:rPr>
        <w:t>(Kurelec et al., 2000)</w:t>
      </w:r>
      <w:r w:rsidR="00AA652E">
        <w:rPr>
          <w:rFonts w:ascii="Times New Roman" w:hAnsi="Times New Roman" w:cs="Times New Roman"/>
        </w:rPr>
        <w:fldChar w:fldCharType="end"/>
      </w:r>
      <w:r w:rsidRPr="00426EA8">
        <w:rPr>
          <w:rFonts w:ascii="Times New Roman" w:hAnsi="Times New Roman" w:cs="Times New Roman"/>
        </w:rPr>
        <w:t>.</w:t>
      </w:r>
    </w:p>
    <w:p w14:paraId="575484CC" w14:textId="7532A384"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In the present study, the hypothesis of markers linked to physiological responses of fish providing evidence of the environmental degradation was tested along a headwater stream that originates withing a protected area - Biological Reserve, or REBIO, according to BRASIL </w:t>
      </w:r>
      <w:r w:rsidR="00C70C52">
        <w:rPr>
          <w:rFonts w:ascii="Times New Roman" w:hAnsi="Times New Roman" w:cs="Times New Roman"/>
        </w:rPr>
        <w:fldChar w:fldCharType="begin"/>
      </w:r>
      <w:r w:rsidR="008757EE">
        <w:rPr>
          <w:rFonts w:ascii="Times New Roman" w:hAnsi="Times New Roman" w:cs="Times New Roman"/>
        </w:rPr>
        <w:instrText xml:space="preserve"> ADDIN ZOTERO_ITEM CSL_CITATION {"citationID":"BygGSYTK","properties":{"unsorted":false,"formattedCitation":"(2000)","plainCitation":"(2000)","noteIndex":0},"citationItems":[{"id":1317,"uris":["http://zotero.org/users/11814850/items/74YWNBG3"],"itemData":{"id":1317,"type":"document","publisher":"Ministério do Meio Ambiente","title":"Lei no 9.985, de 18 de julho de 2000. Regulamenta o art. 225, § 1o, incisos I, II, III e VII da Constituição Federal, institui o Sistema Nacional de Unidades de Conservação da Natureza e dá outras providências.","URL":"https://www.planalto.gov.br/ccivil_03/leis/l9985.htm","author":[{"literal":"BRASIL"}],"accessed":{"date-parts":[["2026",6,14]]},"issued":{"date-parts":[["2000"]]}},"suppress-author":true}],"schema":"https://github.com/citation-style-language/schema/raw/master/csl-citation.json"} </w:instrText>
      </w:r>
      <w:r w:rsidR="00C70C52">
        <w:rPr>
          <w:rFonts w:ascii="Times New Roman" w:hAnsi="Times New Roman" w:cs="Times New Roman"/>
        </w:rPr>
        <w:fldChar w:fldCharType="separate"/>
      </w:r>
      <w:r w:rsidR="008757EE" w:rsidRPr="008757EE">
        <w:rPr>
          <w:rFonts w:ascii="Times New Roman" w:hAnsi="Times New Roman" w:cs="Times New Roman"/>
        </w:rPr>
        <w:t>(2000)</w:t>
      </w:r>
      <w:r w:rsidR="00C70C52">
        <w:rPr>
          <w:rFonts w:ascii="Times New Roman" w:hAnsi="Times New Roman" w:cs="Times New Roman"/>
        </w:rPr>
        <w:fldChar w:fldCharType="end"/>
      </w:r>
      <w:r w:rsidRPr="008757EE">
        <w:rPr>
          <w:rFonts w:ascii="Times New Roman" w:hAnsi="Times New Roman" w:cs="Times New Roman"/>
        </w:rPr>
        <w:t xml:space="preserve"> - and its course extends beyond its administrative boundaries </w:t>
      </w:r>
      <w:r w:rsidR="00C70C52">
        <w:rPr>
          <w:rFonts w:ascii="Times New Roman" w:hAnsi="Times New Roman" w:cs="Times New Roman"/>
        </w:rPr>
        <w:fldChar w:fldCharType="begin"/>
      </w:r>
      <w:r w:rsidR="00C70C52" w:rsidRPr="008757EE">
        <w:rPr>
          <w:rFonts w:ascii="Times New Roman" w:hAnsi="Times New Roman" w:cs="Times New Roman"/>
        </w:rPr>
        <w:instrText xml:space="preserve"> ADDIN ZOTERO_ITEM CSL_CITATION {"citationID":"ck0Gh4F0","properties":{"unsorted":false,"formattedCitation":"(MMA, 2003)","plainCitation":"(MMA, 2003)","noteIndex":0},"citationItems":[{"id":838,"uris":["http://zotero.org/users/11814850/items/NDUSP77I"],"itemData":{"id":838,"type":"report","genre":"Report","publisher":"Ministério do Meio Ambiente","title":"Plano de Manejo Reserva Biológica Guaribas. Fase 2.","URL":"https://www.gov.br/icmbio/pt-br/assuntos/biodiversidade/unidade-de-conservacao/unidades-de-biomas/mata-atlantica/lista-de-ucs/rebio-guaribas","author":[{"literal":"MMA"}],"issued":{"date-parts":[["2003"]]}}}],"schema":"https://github.com/citation-style-language/schema/raw/master/csl-citation.json"} </w:instrText>
      </w:r>
      <w:r w:rsidR="00C70C52">
        <w:rPr>
          <w:rFonts w:ascii="Times New Roman" w:hAnsi="Times New Roman" w:cs="Times New Roman"/>
        </w:rPr>
        <w:fldChar w:fldCharType="separate"/>
      </w:r>
      <w:r w:rsidR="00C70C52" w:rsidRPr="008757EE">
        <w:rPr>
          <w:rFonts w:ascii="Times New Roman" w:hAnsi="Times New Roman" w:cs="Times New Roman"/>
        </w:rPr>
        <w:t>(MMA, 2003)</w:t>
      </w:r>
      <w:r w:rsidR="00C70C52">
        <w:rPr>
          <w:rFonts w:ascii="Times New Roman" w:hAnsi="Times New Roman" w:cs="Times New Roman"/>
        </w:rPr>
        <w:fldChar w:fldCharType="end"/>
      </w:r>
      <w:r w:rsidRPr="008757EE">
        <w:rPr>
          <w:rFonts w:ascii="Times New Roman" w:hAnsi="Times New Roman" w:cs="Times New Roman"/>
        </w:rPr>
        <w:t xml:space="preserve">. </w:t>
      </w:r>
      <w:r w:rsidRPr="00426EA8">
        <w:rPr>
          <w:rFonts w:ascii="Times New Roman" w:hAnsi="Times New Roman" w:cs="Times New Roman"/>
        </w:rPr>
        <w:t xml:space="preserve">Given the importance of the Atlantic Forest to the biodiversity </w:t>
      </w:r>
      <w:r w:rsidR="00C70C52">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{"citationID":"ARefjav0","properties":{"unsorted":false,"formattedCitation":"(Pereira et al., 2026)","plainCitation":"(Pereira et al., 2026)","noteIndex":0},"citationItems":[{"id":1360,"uris":["http://zotero.org/users/11814850/items/HY73H43E"],"itemData":{"id":1360,"type":"article-journal","abstract":"Tropical forests have experienced increasing fragmentation, transforming the landscape into small landscape elements (SLEs). Our study aimed to assess the rates of change in small fragments (&lt;10 ha) and their drivers in the Atlantic Forest. We carried out a land use classification based on 26 RapidEye satellite images acquired between 2011 and 2015, resulting in six classes: urban areas, water bodies, permanent agriculture, temporary agriculture, vegetation, and others. We fitted a random forest model at the scene level for each fragment change rate as a function of landscape, climate, terrain, and soil variables. Our findings pointed out a net increase in the area of small fragments, with the greatest gains observed in the Vale do Rio Doce region. The rates of increment into the vegetation class showed high and positive values for the entire Atlantic Forest in Minas Gerais. Overall, vegetation cover increased by an amount corresponding to 28% of the domain's native area. These dynamics resulted in negative values of net area change, since most of the small fragments expanded and were incorporated into larger fragments. Land use classes in the surrounding matrix were identified as the main drivers for small fragments, showing that local characteristics have a greater influence on small fragment dynamics. Finaly, our results provide insights into the importance of protecting small fragments, and the elaboration of public policies that encourage the expansion of these fragments in terms of area. These strategies could lead to benefits for the forest cover of the Atlantic Forest.","container-title":"Biological Conservation","DOI":"https://doi.org/10.1016/j.biocon.2026.111958","ISSN":"0006-3207","page":"Article 111958","title":"How important are small fragments for restoration in the central portion of the Atlantic Forest?","volume":"321","author":[{"family":"Pereira","given":"Kelly Marianne Guimarães"},{"family":"Cordeiro","given":"Natielle Gomes"},{"family":"Suzuki","given":"Ludimilla Portela Zambaldi Lima"},{"family":"Berg","given":"Eduardo","dropping-particle":"van den"}],"issued":{"date-parts":[["2026"]]}}}],"schema":"https://github.com/citation-style-language/schema/raw/master/csl-citation.json"} </w:instrText>
      </w:r>
      <w:r w:rsidR="00C70C52">
        <w:rPr>
          <w:rFonts w:ascii="Times New Roman" w:hAnsi="Times New Roman" w:cs="Times New Roman"/>
        </w:rPr>
        <w:fldChar w:fldCharType="separate"/>
      </w:r>
      <w:r w:rsidR="00C70C52" w:rsidRPr="00C70C52">
        <w:rPr>
          <w:rFonts w:ascii="Times New Roman" w:hAnsi="Times New Roman" w:cs="Times New Roman"/>
        </w:rPr>
        <w:t>(Pereira et al., 2026)</w:t>
      </w:r>
      <w:r w:rsidR="00C70C52">
        <w:rPr>
          <w:rFonts w:ascii="Times New Roman" w:hAnsi="Times New Roman" w:cs="Times New Roman"/>
        </w:rPr>
        <w:fldChar w:fldCharType="end"/>
      </w:r>
      <w:r w:rsidRPr="00426EA8">
        <w:rPr>
          <w:rFonts w:ascii="Times New Roman" w:hAnsi="Times New Roman" w:cs="Times New Roman"/>
        </w:rPr>
        <w:t xml:space="preserve">, we aim with this study, (1) to identify physiological biomarkers in fish from a headwater stream, and (2) to associate these biomarkers to the </w:t>
      </w:r>
      <w:r w:rsidR="00C70C52">
        <w:rPr>
          <w:rFonts w:ascii="Times New Roman" w:hAnsi="Times New Roman" w:cs="Times New Roman"/>
        </w:rPr>
        <w:t xml:space="preserve">environmental degradation </w:t>
      </w:r>
      <w:r w:rsidRPr="00426EA8">
        <w:rPr>
          <w:rFonts w:ascii="Times New Roman" w:hAnsi="Times New Roman" w:cs="Times New Roman"/>
        </w:rPr>
        <w:t>of sites inside and surrounding a protected area of Atlantic Forest. This will enable decision makers to take action on the influence of anthropogenic threats and the ecological consequence of pollution exposure of the buffer zone.</w:t>
      </w:r>
    </w:p>
    <w:p w14:paraId="575484CD" w14:textId="77777777" w:rsidR="007145A4" w:rsidRPr="00426EA8" w:rsidRDefault="005D10FE">
      <w:pPr>
        <w:pStyle w:val="Ttulo1"/>
        <w:rPr>
          <w:rFonts w:ascii="Times New Roman" w:hAnsi="Times New Roman" w:cs="Times New Roman"/>
          <w:szCs w:val="24"/>
        </w:rPr>
      </w:pPr>
      <w:bookmarkStart w:id="3" w:name="_Toc238982311"/>
      <w:bookmarkStart w:id="4" w:name="material-and-methods"/>
      <w:bookmarkEnd w:id="2"/>
      <w:r w:rsidRPr="00426EA8">
        <w:rPr>
          <w:rFonts w:ascii="Times New Roman" w:hAnsi="Times New Roman" w:cs="Times New Roman"/>
          <w:szCs w:val="24"/>
        </w:rPr>
        <w:t>2. Material and Methods</w:t>
      </w:r>
      <w:bookmarkEnd w:id="3"/>
    </w:p>
    <w:p w14:paraId="575484CE" w14:textId="3293701C" w:rsidR="007145A4" w:rsidRPr="00426EA8" w:rsidRDefault="005D10FE">
      <w:pPr>
        <w:pStyle w:val="FirstParagraph"/>
        <w:rPr>
          <w:rFonts w:ascii="Times New Roman" w:hAnsi="Times New Roman" w:cs="Times New Roman"/>
        </w:rPr>
      </w:pPr>
      <w:r w:rsidRPr="00426EA8">
        <w:rPr>
          <w:rFonts w:ascii="Times New Roman" w:hAnsi="Times New Roman" w:cs="Times New Roman"/>
          <w:b/>
          <w:bCs/>
        </w:rPr>
        <w:t>Study area and sampling design.</w:t>
      </w:r>
      <w:r w:rsidRPr="00426EA8">
        <w:rPr>
          <w:rFonts w:ascii="Times New Roman" w:hAnsi="Times New Roman" w:cs="Times New Roman"/>
        </w:rPr>
        <w:t xml:space="preserve"> This study was conducted in the Guaribas Biological Reserve (REBIO Guaribas), a protected area of Atlantic Forest in in northeastern Brazil. The reserve is </w:t>
      </w:r>
      <w:r w:rsidRPr="00426EA8">
        <w:rPr>
          <w:rFonts w:ascii="Times New Roman" w:hAnsi="Times New Roman" w:cs="Times New Roman"/>
        </w:rPr>
        <w:lastRenderedPageBreak/>
        <w:t xml:space="preserve">located in the municipality of Mamanguape, state of Paraíba, in a heterogeneous landscape influenced by the adjacent Caatinga ecoregion. It was created in 1990 to preserve one of the last remnants of the Atlantic Forest in the region </w:t>
      </w:r>
      <w:r w:rsidR="00C70C52">
        <w:rPr>
          <w:rFonts w:ascii="Times New Roman" w:hAnsi="Times New Roman" w:cs="Times New Roman"/>
        </w:rPr>
        <w:fldChar w:fldCharType="begin"/>
      </w:r>
      <w:r w:rsidR="00C70C52">
        <w:rPr>
          <w:rFonts w:ascii="Times New Roman" w:hAnsi="Times New Roman" w:cs="Times New Roman"/>
        </w:rPr>
        <w:instrText xml:space="preserve"> ADDIN ZOTERO_ITEM CSL_CITATION {"citationID":"Oimt8YyR","properties":{"unsorted":false,"formattedCitation":"(MMA, 2003)","plainCitation":"(MMA, 2003)","noteIndex":0},"citationItems":[{"id":838,"uris":["http://zotero.org/users/11814850/items/NDUSP77I"],"itemData":{"id":838,"type":"report","genre":"Report","publisher":"Ministério do Meio Ambiente","title":"Plano de Manejo Reserva Biológica Guaribas. Fase 2.","URL":"https://www.gov.br/icmbio/pt-br/assuntos/biodiversidade/unidade-de-conservacao/unidades-de-biomas/mata-atlantica/lista-de-ucs/rebio-guaribas","author":[{"literal":"MMA"}],"issued":{"date-parts":[["2003"]]}}}],"schema":"https://github.com/citation-style-language/schema/raw/master/csl-citation.json"} </w:instrText>
      </w:r>
      <w:r w:rsidR="00C70C52">
        <w:rPr>
          <w:rFonts w:ascii="Times New Roman" w:hAnsi="Times New Roman" w:cs="Times New Roman"/>
        </w:rPr>
        <w:fldChar w:fldCharType="separate"/>
      </w:r>
      <w:r w:rsidR="00C70C52" w:rsidRPr="00C70C52">
        <w:rPr>
          <w:rFonts w:ascii="Times New Roman" w:hAnsi="Times New Roman" w:cs="Times New Roman"/>
        </w:rPr>
        <w:t>(MMA, 2003)</w:t>
      </w:r>
      <w:r w:rsidR="00C70C52">
        <w:rPr>
          <w:rFonts w:ascii="Times New Roman" w:hAnsi="Times New Roman" w:cs="Times New Roman"/>
        </w:rPr>
        <w:fldChar w:fldCharType="end"/>
      </w:r>
      <w:r w:rsidRPr="00426EA8">
        <w:rPr>
          <w:rFonts w:ascii="Times New Roman" w:hAnsi="Times New Roman" w:cs="Times New Roman"/>
        </w:rPr>
        <w:t>. Despite a REBIO being one of the most restricted types of protected area</w:t>
      </w:r>
      <w:r w:rsidR="00C70C52">
        <w:rPr>
          <w:rFonts w:ascii="Times New Roman" w:hAnsi="Times New Roman" w:cs="Times New Roman"/>
        </w:rPr>
        <w:t xml:space="preserve"> </w:t>
      </w:r>
      <w:r w:rsidR="00C70C52">
        <w:rPr>
          <w:rFonts w:ascii="Times New Roman" w:hAnsi="Times New Roman" w:cs="Times New Roman"/>
        </w:rPr>
        <w:fldChar w:fldCharType="begin"/>
      </w:r>
      <w:r w:rsidR="008757EE">
        <w:rPr>
          <w:rFonts w:ascii="Times New Roman" w:hAnsi="Times New Roman" w:cs="Times New Roman"/>
        </w:rPr>
        <w:instrText xml:space="preserve"> ADDIN ZOTERO_ITEM CSL_CITATION {"citationID":"f1O7VfS3","properties":{"unsorted":false,"formattedCitation":"(BRASIL, 2000)","plainCitation":"(BRASIL, 2000)","noteIndex":0},"citationItems":[{"id":1317,"uris":["http://zotero.org/users/11814850/items/74YWNBG3"],"itemData":{"id":1317,"type":"document","publisher":"Ministério do Meio Ambiente","title":"Lei no 9.985, de 18 de julho de 2000. Regulamenta o art. 225, § 1o, incisos I, II, III e VII da Constituição Federal, institui o Sistema Nacional de Unidades de Conservação da Natureza e dá outras providências.","URL":"https://www.planalto.gov.br/ccivil_03/leis/l9985.htm","author":[{"literal":"BRASIL"}],"accessed":{"date-parts":[["2026",6,14]]},"issued":{"date-parts":[["2000"]]}}}],"schema":"https://github.com/citation-style-language/schema/raw/master/csl-citation.json"} </w:instrText>
      </w:r>
      <w:r w:rsidR="00C70C52">
        <w:rPr>
          <w:rFonts w:ascii="Times New Roman" w:hAnsi="Times New Roman" w:cs="Times New Roman"/>
        </w:rPr>
        <w:fldChar w:fldCharType="separate"/>
      </w:r>
      <w:r w:rsidR="008757EE" w:rsidRPr="008757EE">
        <w:rPr>
          <w:rFonts w:ascii="Times New Roman" w:hAnsi="Times New Roman" w:cs="Times New Roman"/>
        </w:rPr>
        <w:t>(BRASIL, 2000)</w:t>
      </w:r>
      <w:r w:rsidR="00C70C52">
        <w:rPr>
          <w:rFonts w:ascii="Times New Roman" w:hAnsi="Times New Roman" w:cs="Times New Roman"/>
        </w:rPr>
        <w:fldChar w:fldCharType="end"/>
      </w:r>
      <w:r w:rsidRPr="008757EE">
        <w:rPr>
          <w:rFonts w:ascii="Times New Roman" w:hAnsi="Times New Roman" w:cs="Times New Roman"/>
        </w:rPr>
        <w:t xml:space="preserve">, there are a </w:t>
      </w:r>
      <w:r w:rsidR="003D56A5" w:rsidRPr="008757EE">
        <w:rPr>
          <w:rFonts w:ascii="Times New Roman" w:hAnsi="Times New Roman" w:cs="Times New Roman"/>
        </w:rPr>
        <w:t>number of</w:t>
      </w:r>
      <w:r w:rsidRPr="008757EE">
        <w:rPr>
          <w:rFonts w:ascii="Times New Roman" w:hAnsi="Times New Roman" w:cs="Times New Roman"/>
        </w:rPr>
        <w:t xml:space="preserve"> human settlements in its buffer zone. </w:t>
      </w:r>
      <w:r w:rsidRPr="00426EA8">
        <w:rPr>
          <w:rFonts w:ascii="Times New Roman" w:hAnsi="Times New Roman" w:cs="Times New Roman"/>
        </w:rPr>
        <w:t xml:space="preserve">The management plan for the REBIO states several rural communities directly surrounding the reserve (Caiana, Pepina, Imbiribeira, Brejinho, Água Fria, João Pereira and Piabuçu), in addition to indigenous human populations (mostly the Potiguaras) </w:t>
      </w:r>
      <w:r w:rsidR="00C70C52">
        <w:rPr>
          <w:rFonts w:ascii="Times New Roman" w:hAnsi="Times New Roman" w:cs="Times New Roman"/>
        </w:rPr>
        <w:fldChar w:fldCharType="begin"/>
      </w:r>
      <w:r w:rsidR="00C70C52">
        <w:rPr>
          <w:rFonts w:ascii="Times New Roman" w:hAnsi="Times New Roman" w:cs="Times New Roman"/>
        </w:rPr>
        <w:instrText xml:space="preserve"> ADDIN ZOTERO_ITEM CSL_CITATION {"citationID":"lzD2LHVt","properties":{"unsorted":false,"formattedCitation":"(MMA, 2003)","plainCitation":"(MMA, 2003)","noteIndex":0},"citationItems":[{"id":838,"uris":["http://zotero.org/users/11814850/items/NDUSP77I"],"itemData":{"id":838,"type":"report","genre":"Report","publisher":"Ministério do Meio Ambiente","title":"Plano de Manejo Reserva Biológica Guaribas. Fase 2.","URL":"https://www.gov.br/icmbio/pt-br/assuntos/biodiversidade/unidade-de-conservacao/unidades-de-biomas/mata-atlantica/lista-de-ucs/rebio-guaribas","author":[{"literal":"MMA"}],"issued":{"date-parts":[["2003"]]}}}],"schema":"https://github.com/citation-style-language/schema/raw/master/csl-citation.json"} </w:instrText>
      </w:r>
      <w:r w:rsidR="00C70C52">
        <w:rPr>
          <w:rFonts w:ascii="Times New Roman" w:hAnsi="Times New Roman" w:cs="Times New Roman"/>
        </w:rPr>
        <w:fldChar w:fldCharType="separate"/>
      </w:r>
      <w:r w:rsidR="00C70C52" w:rsidRPr="00C70C52">
        <w:rPr>
          <w:rFonts w:ascii="Times New Roman" w:hAnsi="Times New Roman" w:cs="Times New Roman"/>
        </w:rPr>
        <w:t>(MMA, 2003)</w:t>
      </w:r>
      <w:r w:rsidR="00C70C52">
        <w:rPr>
          <w:rFonts w:ascii="Times New Roman" w:hAnsi="Times New Roman" w:cs="Times New Roman"/>
        </w:rPr>
        <w:fldChar w:fldCharType="end"/>
      </w:r>
      <w:r w:rsidRPr="00426EA8">
        <w:rPr>
          <w:rFonts w:ascii="Times New Roman" w:hAnsi="Times New Roman" w:cs="Times New Roman"/>
        </w:rPr>
        <w:t xml:space="preserve">. These populations are important because of their historic patterns of </w:t>
      </w:r>
      <w:r w:rsidR="003D56A5" w:rsidRPr="00426EA8">
        <w:rPr>
          <w:rFonts w:ascii="Times New Roman" w:hAnsi="Times New Roman" w:cs="Times New Roman"/>
        </w:rPr>
        <w:t>occupation</w:t>
      </w:r>
      <w:r w:rsidRPr="00426EA8">
        <w:rPr>
          <w:rFonts w:ascii="Times New Roman" w:hAnsi="Times New Roman" w:cs="Times New Roman"/>
        </w:rPr>
        <w:t xml:space="preserve"> and land use, but also because their agricultural activities, fishing, modification of the natural vegetation for livestock and </w:t>
      </w:r>
      <w:r w:rsidR="002D6F3A" w:rsidRPr="00426EA8">
        <w:rPr>
          <w:rFonts w:ascii="Times New Roman" w:hAnsi="Times New Roman" w:cs="Times New Roman"/>
        </w:rPr>
        <w:t>overall</w:t>
      </w:r>
      <w:r w:rsidRPr="00426EA8">
        <w:rPr>
          <w:rFonts w:ascii="Times New Roman" w:hAnsi="Times New Roman" w:cs="Times New Roman"/>
        </w:rPr>
        <w:t xml:space="preserve"> use of the natural resources from the buffer zone directly affect the conservation of the REBIO </w:t>
      </w:r>
      <w:r w:rsidR="00C70C52">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{"citationID":"thVq8RwE","properties":{"unsorted":false,"formattedCitation":"(Arruda et al., 2013; MMA, 2026)","plainCitation":"(Arruda et al., 2013; MMA, 2026)","noteIndex":0},"citationItems":[{"id":1553,"uris":["http://zotero.org/users/11814850/items/HP9966VC"],"itemData":{"id":1553,"type":"article-journal","abstract":"O artigo aborda a questão das relações entre homem e natureza e homem, enquanto indivíduo, e sociedade. Sendo assim, essas imbricadas relações entre os seres vivos e uma crescente deterioração da qualidade ambiental em nome do capitalismo, traz à tona os impactos provocados pelas ações antrópicas. O objetivo mais central trata dos limites entre a legalidade e limites no que tange ao uso da Unidade de Conservação e instalação de famílias dentro desses ecossistemas. Apresenta uma estrutura dialética na qual vêm sobressair a otimização entre bem estar social e manutenção das condições bióticas e abióticas; outro objetivo específico vem demonstrar como é a realidade entre os que vivem na e da natureza e seus recursos, como e de que forma essas relações afetam o equilíbrio ambiental. A metodologia envolve experimento empírico e pesquisa de campo, além de um acervo variado que abrange várias ciências e as interliga para resolução da complexidade socioambiental na modernidade.   Palavras-chave: Desenvolvimento Sustentável; Direito Ambiental; Preservação; Sustentabilidade; Unidade de Conservação.","container-title":"Revista Direitos Emergentes na Sociedade Global","DOI":"10.5902/2316305410852","ISSN":"2316-3054","issue":"2","language":"pt","license":"Copyright (c)","page":"280-304","source":"periodicos.ufsm.br","title":"Conflitos entre REBIO Guaribas e comunidades locais: (in)justiça ambiental e ecologia política","title-short":"CONFLITOS ENTRE ReBio GUARIBAS E COMUNIDADES LOCAIS","volume":"2","author":[{"family":"Arruda","given":"Danilo Barbosa"},{"family":"Cunha","given":"Belinda Pereira"},{"family":"Rêgo","given":"Karlla Morganna Costa"}],"issued":{"date-parts":[["2013"]]}}},{"id":1148,"uris":["http://zotero.org/users/11814850/items/ZE7LCRPV"],"itemData":{"id":1148,"type":"webpage","publisher":"Microsoft Power BI. Ministério do Meio Ambiente, Departamento de Áreas Protegidas","title":"Painel de Unidades de Conservação Brasileras","URL":"https://encurtador.com.br/kLle","author":[{"literal":"MMA"}],"accessed":{"date-parts":[["2026",5,25]]},"issued":{"date-parts":[["2026"]]}}}],"schema":"https://github.com/citation-style-language/schema/raw/master/csl-citation.json"} </w:instrText>
      </w:r>
      <w:r w:rsidR="00C70C52">
        <w:rPr>
          <w:rFonts w:ascii="Times New Roman" w:hAnsi="Times New Roman" w:cs="Times New Roman"/>
        </w:rPr>
        <w:fldChar w:fldCharType="separate"/>
      </w:r>
      <w:r w:rsidR="00503891" w:rsidRPr="00503891">
        <w:rPr>
          <w:rFonts w:ascii="Times New Roman" w:hAnsi="Times New Roman" w:cs="Times New Roman"/>
        </w:rPr>
        <w:t>(Arruda et al., 2013; MMA, 2026)</w:t>
      </w:r>
      <w:r w:rsidR="00C70C52">
        <w:rPr>
          <w:rFonts w:ascii="Times New Roman" w:hAnsi="Times New Roman" w:cs="Times New Roman"/>
        </w:rPr>
        <w:fldChar w:fldCharType="end"/>
      </w:r>
      <w:r w:rsidRPr="00426EA8">
        <w:rPr>
          <w:rFonts w:ascii="Times New Roman" w:hAnsi="Times New Roman" w:cs="Times New Roman"/>
        </w:rPr>
        <w:t xml:space="preserve">. This has been aggravated in recent years by large scale use of water and land for cultivation of monocultures, like sugarcane </w:t>
      </w:r>
      <w:r w:rsidR="00503891">
        <w:rPr>
          <w:rFonts w:ascii="Times New Roman" w:hAnsi="Times New Roman" w:cs="Times New Roman"/>
        </w:rPr>
        <w:fldChar w:fldCharType="begin"/>
      </w:r>
      <w:r w:rsidR="00503891">
        <w:rPr>
          <w:rFonts w:ascii="Times New Roman" w:hAnsi="Times New Roman" w:cs="Times New Roman"/>
        </w:rPr>
        <w:instrText xml:space="preserve"> ADDIN ZOTERO_ITEM CSL_CITATION {"citationID":"jRJe3XUQ","properties":{"unsorted":false,"formattedCitation":"(Heinrichs et al., 2017)","plainCitation":"(Heinrichs et al., 2017)","noteIndex":0},"citationItems":[{"id":1335,"uris":["http://zotero.org/users/11814850/items/KQQEA4DE"],"itemData":{"id":1335,"type":"chapter","collection-title":"Economic Complexity and Evolution","container-title":"Knowledge-Driven Developments in the Bioeconomy. Technological and Economic Perspectives","DOI":"10.1007/978-3-319-58374-7_11","ISBN":"978-3-319-58373-0","ISSN":"2199-3173","page":"205-217","publisher":"Springer International Publishing","publisher-place":"Cham, Switzerland","title":"Importance of sugarcane in Brazilian and world bioeconomy","URL":"http://dx.doi.org/10.1007/978-3-319-58374-7_11","author":[{"family":"Heinrichs","given":"Reges"},{"family":"Otto","given":"Rafael"},{"family":"Magalhães","given":"Aline"},{"family":"Meirelles","given":"Guilherme Constantino"}],"editor":[{"family":"Dabbert","given":"Stephan"},{"family":"Lewandowski","given":"Iris"},{"family":"Weiss","given":"Jochen"},{"family":"Pyka","given":"Andreas"}],"issued":{"date-parts":[["2017"]]}}}],"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(Heinrichs et al., 2017)</w:t>
      </w:r>
      <w:r w:rsidR="00503891">
        <w:rPr>
          <w:rFonts w:ascii="Times New Roman" w:hAnsi="Times New Roman" w:cs="Times New Roman"/>
        </w:rPr>
        <w:fldChar w:fldCharType="end"/>
      </w:r>
      <w:r w:rsidRPr="00426EA8">
        <w:rPr>
          <w:rFonts w:ascii="Times New Roman" w:hAnsi="Times New Roman" w:cs="Times New Roman"/>
        </w:rPr>
        <w:t xml:space="preserve">. The surrounding landscape is predominantly agricultural with other monocultures like coconut </w:t>
      </w:r>
      <w:r w:rsidR="00C066F7" w:rsidRPr="00426EA8">
        <w:rPr>
          <w:rFonts w:ascii="Times New Roman" w:hAnsi="Times New Roman" w:cs="Times New Roman"/>
        </w:rPr>
        <w:t>plantations,</w:t>
      </w:r>
      <w:r w:rsidRPr="00426EA8">
        <w:rPr>
          <w:rFonts w:ascii="Times New Roman" w:hAnsi="Times New Roman" w:cs="Times New Roman"/>
        </w:rPr>
        <w:t xml:space="preserve"> as well as the natural vegetation being modified for livestock. Other land uses </w:t>
      </w:r>
      <w:r w:rsidR="00C066F7" w:rsidRPr="00426EA8">
        <w:rPr>
          <w:rFonts w:ascii="Times New Roman" w:hAnsi="Times New Roman" w:cs="Times New Roman"/>
        </w:rPr>
        <w:t>include</w:t>
      </w:r>
      <w:r w:rsidRPr="00426EA8">
        <w:rPr>
          <w:rFonts w:ascii="Times New Roman" w:hAnsi="Times New Roman" w:cs="Times New Roman"/>
        </w:rPr>
        <w:t xml:space="preserve"> farming, orchards and subsistence agriculture. These land uses can act as sources of diffuse pollution, especially through pesticide runoff, direct domestic effluents or contamination of underground water from septic tanks, creating a spatial gradient of environmental disturbance </w:t>
      </w:r>
      <w:r w:rsidR="00503891">
        <w:rPr>
          <w:rFonts w:ascii="Times New Roman" w:hAnsi="Times New Roman" w:cs="Times New Roman"/>
        </w:rPr>
        <w:fldChar w:fldCharType="begin"/>
      </w:r>
      <w:r w:rsidR="00503891">
        <w:rPr>
          <w:rFonts w:ascii="Times New Roman" w:hAnsi="Times New Roman" w:cs="Times New Roman"/>
        </w:rPr>
        <w:instrText xml:space="preserve"> ADDIN ZOTERO_ITEM CSL_CITATION {"citationID":"vEQdMfrJ","properties":{"unsorted":false,"formattedCitation":"(MMA, 2003)","plainCitation":"(MMA, 2003)","noteIndex":0},"citationItems":[{"id":838,"uris":["http://zotero.org/users/11814850/items/NDUSP77I"],"itemData":{"id":838,"type":"report","genre":"Report","publisher":"Ministério do Meio Ambiente","title":"Plano de Manejo Reserva Biológica Guaribas. Fase 2.","URL":"https://www.gov.br/icmbio/pt-br/assuntos/biodiversidade/unidade-de-conservacao/unidades-de-biomas/mata-atlantica/lista-de-ucs/rebio-guaribas","author":[{"literal":"MMA"}],"issued":{"date-parts":[["2003"]]}}}],"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(MMA, 2003)</w:t>
      </w:r>
      <w:r w:rsidR="00503891">
        <w:rPr>
          <w:rFonts w:ascii="Times New Roman" w:hAnsi="Times New Roman" w:cs="Times New Roman"/>
        </w:rPr>
        <w:fldChar w:fldCharType="end"/>
      </w:r>
      <w:r w:rsidRPr="00426EA8">
        <w:rPr>
          <w:rFonts w:ascii="Times New Roman" w:hAnsi="Times New Roman" w:cs="Times New Roman"/>
        </w:rPr>
        <w:t xml:space="preserve">. Thus, the landscape is mainly </w:t>
      </w:r>
      <w:r w:rsidR="00C066F7" w:rsidRPr="00426EA8">
        <w:rPr>
          <w:rFonts w:ascii="Times New Roman" w:hAnsi="Times New Roman" w:cs="Times New Roman"/>
        </w:rPr>
        <w:t>rural,</w:t>
      </w:r>
      <w:r w:rsidRPr="00426EA8">
        <w:rPr>
          <w:rFonts w:ascii="Times New Roman" w:hAnsi="Times New Roman" w:cs="Times New Roman"/>
        </w:rPr>
        <w:t xml:space="preserve"> and the land use causes direct impact to aquatic systems, by causing siltation of streams and contaminating groundwater through the use of septic tanks and releasing agricultural chemicals into the soil.</w:t>
      </w:r>
    </w:p>
    <w:p w14:paraId="575484CF" w14:textId="67B57615"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The climate in the region is classified as As’, characterized by a rainy season from February to July and a dry period from October to December </w:t>
      </w:r>
      <w:r w:rsidR="00503891">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{"citationID":"7RSzYBTo","properties":{"unsorted":false,"formattedCitation":"(Peel et al., 2007)","plainCitation":"(Peel et al., 2007)","noteIndex":0},"citationItems":[{"id":1336,"uris":["http://zotero.org/users/11814850/items/BWEY4ZYQ"],"itemData":{"id":1336,"type":"article-journal","abstract":"Abstract. Although now over 100 years old, the classification of climate originally formulated by Wladimir Köppen and modified by his collaborators and successors, is still in widespread use. It is widely used in teaching school and undergraduate courses on climate. It is also still in regular use by researchers across a range of disciplines as a basis for climatic regionalisation of variables and for assessing the output of global climate models. Here we have produced a new global map of climate using the Köppen-Geiger system based on a large global data set of long-term monthly precipitation and temperature station time series. Climatic variables used in the Köppen-Geiger system were calculated at each station and interpolated between stations using a two-dimensional (latitude and longitude) thin-plate spline with tension onto a 0.1°×0.1° grid for each continent. We discuss some problems in dealing with sites that are not uniquely classified into one climate type by the Köppen-Geiger system and assess the outcomes on a continent by continent basis. Globally the most common climate type by land area is BWh (14.2%, Hot desert) followed by Aw (11.5%, Tropical savannah). The updated world Köppen-Geiger climate map is freely available electronically in the Supplementary Material Section.","container-title":"Hydrology and Earth System Sciences","DOI":"10.5194/hess-11-1633-2007","ISSN":"1607-7938","issue":"5","journalAbbreviation":"Hydrol. Earth Syst. Sci.","language":"en","license":"https://creativecommons.org/licenses/by-nc-sa/2.5/","page":"1633-1644","source":"DOI.org (Crossref)","title":"Updated world map of the Köppen-Geiger climate classification","volume":"11","author":[{"family":"Peel","given":"M. C."},{"family":"Finlayson","given":"B. L."},{"family":"McMahon","given":"T. A."}],"issued":{"date-parts":[["2007",10,11]]}}}],"schema":"https://github.com/citation-style-language/schema/raw/master/csl-citation.json"}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(Peel et al., 2007)</w:t>
      </w:r>
      <w:r w:rsidR="00503891">
        <w:rPr>
          <w:rFonts w:ascii="Times New Roman" w:hAnsi="Times New Roman" w:cs="Times New Roman"/>
        </w:rPr>
        <w:fldChar w:fldCharType="end"/>
      </w:r>
      <w:r w:rsidRPr="00426EA8">
        <w:rPr>
          <w:rFonts w:ascii="Times New Roman" w:hAnsi="Times New Roman" w:cs="Times New Roman"/>
        </w:rPr>
        <w:t xml:space="preserve">. The average annual temperature varies from 24 to 26 °C, while the annual rainfall varies between 1,750 and 2,000 mm. The hydrographic network is composed of small headwater streams fed by rain, notably the Barro Branco and Caiana streams, both tributaries of the Camaratuba River </w:t>
      </w:r>
      <w:r w:rsidR="00503891">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{"citationID":"wGI8hI0h","properties":{"unsorted":false,"formattedCitation":"(Gouveia et al., 2017)","plainCitation":"(Gouveia et al., 2017)","noteIndex":0},"citationItems":[{"id":50,"uris":["http://zotero.org/users/11814850/items/HG6WGBBH"],"itemData":{"id":50,"type":"article-journal","abstract":"The removal and management of the Atlantic Forest over the past centuries caused the destruction of most of this ecosystem. Among the few remaining areas of Atlantic Forest north of the São Francisco River is the Reserva Biológica (REBIO) Guaribas. This study inventoried the ichthyofauna of the REBIO Guaribas (Mamanguape, Paraíba) and its surroundings. Two streams were sampled bimonthly (1 within the REBIO and the other adjacent to it) and another 11 additional sites were sampled once, resulting in 18 species of fish (7 families and 7 orders). Characiformes was the most representative order, with12 species. This species list is an important tool for impact assessments as well as conservation and management plans, given the current state of knowledge about Brazilian rivers and streams, especially those of the northeastern Atlantic Forest.","archive_location":"2823","container-title":"Check List","DOI":"10.15560/13.5.581","ISSN":"1809-127X","issue":"5","journalAbbreviation":"CheckList","language":"en","license":"http://creativecommons.org/licenses/by/4.0/","page":"581-590","source":"DOI.org (Crossref)","title":"Ichthyofauna of the Reserva Biológica Guaribas and surrounding areas, state of Paraíba, Brazil","volume":"13","author":[{"family":"Gouveia","given":"Rafaela Santos Dias"},{"family":"Lira","given":"Giordânya Lays De Almeida"},{"family":"Anselmo Ramos","given":"Telton Pedro"},{"family":"Medeiros","given":"Elvio Sergio Figueredo"}],"issued":{"date-parts":[["2017",10,6]]}}}],"schema":"https://github.com/citation-style-language/schema/raw/master/csl-citation.json"}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(Gouveia et al., 2017)</w:t>
      </w:r>
      <w:r w:rsidR="00503891">
        <w:rPr>
          <w:rFonts w:ascii="Times New Roman" w:hAnsi="Times New Roman" w:cs="Times New Roman"/>
        </w:rPr>
        <w:fldChar w:fldCharType="end"/>
      </w:r>
      <w:r w:rsidRPr="00426EA8">
        <w:rPr>
          <w:rFonts w:ascii="Times New Roman" w:hAnsi="Times New Roman" w:cs="Times New Roman"/>
        </w:rPr>
        <w:t>.</w:t>
      </w:r>
    </w:p>
    <w:p w14:paraId="575484D0" w14:textId="6750F25F" w:rsidR="007145A4" w:rsidRPr="00426EA8" w:rsidRDefault="005D10FE">
      <w:pPr>
        <w:pStyle w:val="Corpodetexto"/>
        <w:rPr>
          <w:rFonts w:ascii="Times New Roman" w:hAnsi="Times New Roman" w:cs="Times New Roman"/>
        </w:rPr>
      </w:pPr>
      <w:r w:rsidRPr="00426EA8">
        <w:rPr>
          <w:rFonts w:ascii="Times New Roman" w:hAnsi="Times New Roman" w:cs="Times New Roman"/>
        </w:rPr>
        <w:t>Sampling was conducted along the Barro Branco stream between November 2023 and February 2024, comprising six sampling sites. The sampling sites were distributed longitudinally to capture environmental variability and gradients of human influence. Sites 1 to 3 were located within the protected area, where more preserved conditions were expected, while sites 4 to 6 were situated in the buffer zone adjacent to areas with greater human influence (</w:t>
      </w:r>
      <w:hyperlink w:anchor="fig-mapa">
        <w:r w:rsidRPr="00426EA8">
          <w:rPr>
            <w:rFonts w:ascii="Times New Roman" w:hAnsi="Times New Roman" w:cs="Times New Roman"/>
          </w:rPr>
          <w:t>Figure</w:t>
        </w:r>
        <w:r w:rsidR="00503891">
          <w:rPr>
            <w:rFonts w:ascii="Times New Roman" w:hAnsi="Times New Roman" w:cs="Times New Roman"/>
          </w:rPr>
          <w:t xml:space="preserve"> </w:t>
        </w:r>
        <w:r w:rsidRPr="00426EA8">
          <w:rPr>
            <w:rFonts w:ascii="Times New Roman" w:hAnsi="Times New Roman" w:cs="Times New Roman"/>
          </w:rPr>
          <w:t>1</w:t>
        </w:r>
      </w:hyperlink>
      <w:r w:rsidRPr="00426EA8">
        <w:rPr>
          <w:rFonts w:ascii="Times New Roman" w:hAnsi="Times New Roman" w:cs="Times New Roman"/>
        </w:rPr>
        <w:t>).</w:t>
      </w:r>
    </w:p>
    <w:p w14:paraId="575484D1" w14:textId="6BF73AD5"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For the sake of comparison, we classified all sites into four categories defined </w:t>
      </w:r>
      <w:r w:rsidRPr="00426EA8">
        <w:rPr>
          <w:rFonts w:ascii="Times New Roman" w:hAnsi="Times New Roman" w:cs="Times New Roman"/>
          <w:i/>
          <w:iCs/>
        </w:rPr>
        <w:t>a priori</w:t>
      </w:r>
      <w:r w:rsidRPr="00426EA8">
        <w:rPr>
          <w:rFonts w:ascii="Times New Roman" w:hAnsi="Times New Roman" w:cs="Times New Roman"/>
        </w:rPr>
        <w:t xml:space="preserve"> (</w:t>
      </w:r>
      <w:hyperlink w:anchor="fig-refsites">
        <w:r w:rsidRPr="00426EA8">
          <w:rPr>
            <w:rFonts w:ascii="Times New Roman" w:hAnsi="Times New Roman" w:cs="Times New Roman"/>
          </w:rPr>
          <w:t>Figure</w:t>
        </w:r>
        <w:r w:rsidR="00503891">
          <w:rPr>
            <w:rFonts w:ascii="Times New Roman" w:hAnsi="Times New Roman" w:cs="Times New Roman"/>
          </w:rPr>
          <w:t xml:space="preserve"> </w:t>
        </w:r>
        <w:r w:rsidRPr="00426EA8">
          <w:rPr>
            <w:rFonts w:ascii="Times New Roman" w:hAnsi="Times New Roman" w:cs="Times New Roman"/>
          </w:rPr>
          <w:t>2</w:t>
        </w:r>
      </w:hyperlink>
      <w:r w:rsidRPr="00426EA8">
        <w:rPr>
          <w:rFonts w:ascii="Times New Roman" w:hAnsi="Times New Roman" w:cs="Times New Roman"/>
        </w:rPr>
        <w:t xml:space="preserve">). Reference sites or Type I sites are sites located within the protected area and characterized by relatively preserved conditions, including intact riparian vegetation and no nearby crop fields (at least 1 km distant). Type I sites also fall into water-quality criteria, that are: low to moderate average temperatures (≤ 28 °C), relatively high average dissolved oxygen concentrations (≥ 6 mg/L), free-flowing water (average ≥ 0.025 m/s) and low average turbidity (≤ 15 NTU). Type II sites are located within the protected area but show some degree of environmental alteration, such as proximity to crop fields or deviations from one or more of the water-quality or hydrological characteristics used to define Type I sites. Type III sites occur outside the protected area but retain relatively good water-quality conditions comparable to those of Type I sites, although they may differ in other environmental characteristics associated with their location outside the protected area. Type IV sites occur outside the protected area and show evidence of environmental disturbance, including deterioration of water-quality conditions, not meeting at least one of the water-quality criteria, and/or alteration of habitat characteristics relative to the reference sites. Sites type III and IV were intentionally chosen not to meet the riparian forest and crop proximity criteria. </w:t>
      </w:r>
      <w:r w:rsidRPr="00426EA8">
        <w:rPr>
          <w:rFonts w:ascii="Times New Roman" w:hAnsi="Times New Roman" w:cs="Times New Roman"/>
        </w:rPr>
        <w:lastRenderedPageBreak/>
        <w:t xml:space="preserve">Since they fall outside of the REBIO they are not expected to have intact riparian forest or to be at least 1 km distant from a crop field. These categories were </w:t>
      </w:r>
      <w:r w:rsidR="00002423" w:rsidRPr="00426EA8">
        <w:rPr>
          <w:rFonts w:ascii="Times New Roman" w:hAnsi="Times New Roman" w:cs="Times New Roman"/>
        </w:rPr>
        <w:t>later</w:t>
      </w:r>
      <w:r w:rsidRPr="00426EA8">
        <w:rPr>
          <w:rFonts w:ascii="Times New Roman" w:hAnsi="Times New Roman" w:cs="Times New Roman"/>
        </w:rPr>
        <w:t xml:space="preserve"> confirmed by </w:t>
      </w:r>
      <w:r w:rsidRPr="00426EA8">
        <w:rPr>
          <w:rFonts w:ascii="Times New Roman" w:hAnsi="Times New Roman" w:cs="Times New Roman"/>
          <w:i/>
          <w:iCs/>
        </w:rPr>
        <w:t>in locu</w:t>
      </w:r>
      <w:r w:rsidRPr="00426EA8">
        <w:rPr>
          <w:rFonts w:ascii="Times New Roman" w:hAnsi="Times New Roman" w:cs="Times New Roman"/>
        </w:rPr>
        <w:t xml:space="preserve"> environmental data measurements.</w:t>
      </w:r>
    </w:p>
    <w:p w14:paraId="575484D2" w14:textId="08E2E917"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The ecophysiological evaluation of human impact on the forest, was mainly guided by the fish species inventory for the REBIO made by Gouveia et al. </w:t>
      </w:r>
      <w:r w:rsidR="00503891">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{"citationID":"GnU3OvLw","properties":{"unsorted":false,"formattedCitation":"(2017)","plainCitation":"(2017)","noteIndex":0},"citationItems":[{"id":50,"uris":["http://zotero.org/users/11814850/items/HG6WGBBH"],"itemData":{"id":50,"type":"article-journal","abstract":"The removal and management of the Atlantic Forest over the past centuries caused the destruction of most of this ecosystem. Among the few remaining areas of Atlantic Forest north of the São Francisco River is the Reserva Biológica (REBIO) Guaribas. This study inventoried the ichthyofauna of the REBIO Guaribas (Mamanguape, Paraíba) and its surroundings. Two streams were sampled bimonthly (1 within the REBIO and the other adjacent to it) and another 11 additional sites were sampled once, resulting in 18 species of fish (7 families and 7 orders). Characiformes was the most representative order, with12 species. This species list is an important tool for impact assessments as well as conservation and management plans, given the current state of knowledge about Brazilian rivers and streams, especially those of the northeastern Atlantic Forest.","archive_location":"2823","container-title":"Check List","DOI":"10.15560/13.5.581","ISSN":"1809-127X","issue":"5","journalAbbreviation":"CheckList","language":"en","license":"http://creativecommons.org/licenses/by/4.0/","page":"581-590","source":"DOI.org (Crossref)","title":"Ichthyofauna of the Reserva Biológica Guaribas and surrounding areas, state of Paraíba, Brazil","volume":"13","author":[{"family":"Gouveia","given":"Rafaela Santos Dias"},{"family":"Lira","given":"Giordânya Lays De Almeida"},{"family":"Anselmo Ramos","given":"Telton Pedro"},{"family":"Medeiros","given":"Elvio Sergio Figueredo"}],"issued":{"date-parts":[["2017",10,6]]}},"suppress-author":true}],"schema":"https://github.com/citation-style-language/schema/raw/master/csl-citation.json"}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(2017)</w:t>
      </w:r>
      <w:r w:rsidR="00503891">
        <w:rPr>
          <w:rFonts w:ascii="Times New Roman" w:hAnsi="Times New Roman" w:cs="Times New Roman"/>
        </w:rPr>
        <w:fldChar w:fldCharType="end"/>
      </w:r>
      <w:r w:rsidRPr="00426EA8">
        <w:rPr>
          <w:rFonts w:ascii="Times New Roman" w:hAnsi="Times New Roman" w:cs="Times New Roman"/>
        </w:rPr>
        <w:t xml:space="preserve">. This study lists 18 species from five different orders: Characiformes (12 species), Perciformes (3 species), Synbranchiformes (1 species), Siluriformes (1 species) e Cyprinodontiformes (1 species). From those, two are exotic - </w:t>
      </w:r>
      <w:r w:rsidRPr="00426EA8">
        <w:rPr>
          <w:rFonts w:ascii="Times New Roman" w:hAnsi="Times New Roman" w:cs="Times New Roman"/>
          <w:i/>
          <w:iCs/>
        </w:rPr>
        <w:t>Oreochromis niloticus</w:t>
      </w:r>
      <w:r w:rsidRPr="00426EA8">
        <w:rPr>
          <w:rFonts w:ascii="Times New Roman" w:hAnsi="Times New Roman" w:cs="Times New Roman"/>
        </w:rPr>
        <w:t xml:space="preserve">, second most farmed fish species in the world and tolerant to osmotic variation, and </w:t>
      </w:r>
      <w:r w:rsidRPr="00426EA8">
        <w:rPr>
          <w:rFonts w:ascii="Times New Roman" w:hAnsi="Times New Roman" w:cs="Times New Roman"/>
          <w:i/>
          <w:iCs/>
        </w:rPr>
        <w:t>Poecilia reticulata</w:t>
      </w:r>
      <w:r w:rsidRPr="00426EA8">
        <w:rPr>
          <w:rFonts w:ascii="Times New Roman" w:hAnsi="Times New Roman" w:cs="Times New Roman"/>
        </w:rPr>
        <w:t xml:space="preserve">, largely used in mosquito control and resistant to stressful environments </w:t>
      </w:r>
      <w:r w:rsidR="00503891">
        <w:rPr>
          <w:rFonts w:ascii="Times New Roman" w:hAnsi="Times New Roman" w:cs="Times New Roman"/>
        </w:rPr>
        <w:fldChar w:fldCharType="begin"/>
      </w:r>
      <w:r w:rsidR="00503891">
        <w:rPr>
          <w:rFonts w:ascii="Times New Roman" w:hAnsi="Times New Roman" w:cs="Times New Roman"/>
        </w:rPr>
        <w:instrText xml:space="preserve"> ADDIN ZOTERO_ITEM CSL_CITATION {"citationID":"kmocqRdO","properties":{"unsorted":false,"formattedCitation":"(Miranda, 2012)","plainCitation":"(Miranda, 2012)","noteIndex":0},"citationItems":[{"id":1319,"uris":["http://zotero.org/users/11814850/items/HTYCPRAM"],"itemData":{"id":1319,"type":"article-journal","container-title":"Natureza On Line","page":"136-139","title":"Ameaças aos peixes de riachos da Mata Atlântica","volume":"10","author":[{"family":"Miranda","given":"Jean"}],"issued":{"date-parts":[["2012",10]]}}}],"schema":"https://github.com/citation-style-language/schema/raw/master/csl-citation.json"}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(Miranda, 2012)</w:t>
      </w:r>
      <w:r w:rsidR="00503891">
        <w:rPr>
          <w:rFonts w:ascii="Times New Roman" w:hAnsi="Times New Roman" w:cs="Times New Roman"/>
        </w:rPr>
        <w:fldChar w:fldCharType="end"/>
      </w:r>
      <w:r w:rsidRPr="00426EA8">
        <w:rPr>
          <w:rFonts w:ascii="Times New Roman" w:hAnsi="Times New Roman" w:cs="Times New Roman"/>
        </w:rPr>
        <w:t xml:space="preserve">. The predominance of small fish inhabiting small basins is thought to lead to low dispersion and consequent isolation of populations </w:t>
      </w:r>
      <w:r w:rsidR="00503891">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{"citationID":"qjCZwncq","properties":{"unsorted":false,"formattedCitation":"(Gouveia et al., 2017)","plainCitation":"(Gouveia et al., 2017)","noteIndex":0},"citationItems":[{"id":50,"uris":["http://zotero.org/users/11814850/items/HG6WGBBH"],"itemData":{"id":50,"type":"article-journal","abstract":"The removal and management of the Atlantic Forest over the past centuries caused the destruction of most of this ecosystem. Among the few remaining areas of Atlantic Forest north of the São Francisco River is the Reserva Biológica (REBIO) Guaribas. This study inventoried the ichthyofauna of the REBIO Guaribas (Mamanguape, Paraíba) and its surroundings. Two streams were sampled bimonthly (1 within the REBIO and the other adjacent to it) and another 11 additional sites were sampled once, resulting in 18 species of fish (7 families and 7 orders). Characiformes was the most representative order, with12 species. This species list is an important tool for impact assessments as well as conservation and management plans, given the current state of knowledge about Brazilian rivers and streams, especially those of the northeastern Atlantic Forest.","archive_location":"2823","container-title":"Check List","DOI":"10.15560/13.5.581","ISSN":"1809-127X","issue":"5","journalAbbreviation":"CheckList","language":"en","license":"http://creativecommons.org/licenses/by/4.0/","page":"581-590","source":"DOI.org (Crossref)","title":"Ichthyofauna of the Reserva Biológica Guaribas and surrounding areas, state of Paraíba, Brazil","volume":"13","author":[{"family":"Gouveia","given":"Rafaela Santos Dias"},{"family":"Lira","given":"Giordânya Lays De Almeida"},{"family":"Anselmo Ramos","given":"Telton Pedro"},{"family":"Medeiros","given":"Elvio Sergio Figueredo"}],"issued":{"date-parts":[["2017",10,6]]}}}],"schema":"https://github.com/citation-style-language/schema/raw/master/csl-citation.json"}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(Gouveia et al., 2017)</w:t>
      </w:r>
      <w:r w:rsidR="00503891">
        <w:rPr>
          <w:rFonts w:ascii="Times New Roman" w:hAnsi="Times New Roman" w:cs="Times New Roman"/>
        </w:rPr>
        <w:fldChar w:fldCharType="end"/>
      </w:r>
      <w:r w:rsidRPr="00426EA8">
        <w:rPr>
          <w:rFonts w:ascii="Times New Roman" w:hAnsi="Times New Roman" w:cs="Times New Roman"/>
        </w:rPr>
        <w:t xml:space="preserve">, associated with the fact that most species in the study area are phylogenetic close (with the predominance of Characidae) and are widely distributed, offers an appropriate design to access the entire local ichthyofauna using a few species, namely the genuses </w:t>
      </w:r>
      <w:r w:rsidRPr="00426EA8">
        <w:rPr>
          <w:rFonts w:ascii="Times New Roman" w:hAnsi="Times New Roman" w:cs="Times New Roman"/>
          <w:i/>
          <w:iCs/>
        </w:rPr>
        <w:t>Hemigrammus</w:t>
      </w:r>
      <w:r w:rsidRPr="00426EA8">
        <w:rPr>
          <w:rFonts w:ascii="Times New Roman" w:hAnsi="Times New Roman" w:cs="Times New Roman"/>
        </w:rPr>
        <w:t xml:space="preserve"> and </w:t>
      </w:r>
      <w:r w:rsidRPr="00426EA8">
        <w:rPr>
          <w:rFonts w:ascii="Times New Roman" w:hAnsi="Times New Roman" w:cs="Times New Roman"/>
          <w:i/>
          <w:iCs/>
        </w:rPr>
        <w:t>Astyanax</w:t>
      </w:r>
      <w:r w:rsidRPr="00426EA8">
        <w:rPr>
          <w:rFonts w:ascii="Times New Roman" w:hAnsi="Times New Roman" w:cs="Times New Roman"/>
        </w:rPr>
        <w:t>.</w:t>
      </w:r>
    </w:p>
    <w:p w14:paraId="575484D3" w14:textId="5FFF3F1B" w:rsidR="007145A4" w:rsidRPr="00426EA8" w:rsidRDefault="005D10FE">
      <w:pPr>
        <w:pStyle w:val="Corpodetexto"/>
        <w:rPr>
          <w:rFonts w:ascii="Times New Roman" w:hAnsi="Times New Roman" w:cs="Times New Roman"/>
        </w:rPr>
      </w:pPr>
      <w:r w:rsidRPr="00426EA8">
        <w:rPr>
          <w:rFonts w:ascii="Times New Roman" w:hAnsi="Times New Roman" w:cs="Times New Roman"/>
          <w:b/>
          <w:bCs/>
        </w:rPr>
        <w:t>Environmental data collection.</w:t>
      </w:r>
      <w:r w:rsidRPr="00426EA8">
        <w:rPr>
          <w:rFonts w:ascii="Times New Roman" w:hAnsi="Times New Roman" w:cs="Times New Roman"/>
        </w:rPr>
        <w:t xml:space="preserve"> In order to quantitatively confirm the classification of site category types (I, II, III and IV), environmental characteristics of each site were assessed based on four sets of variables: (a) site morphology, (b) water quality, (c) sediment composition, and (d) marginal habitat structure. Site morphology was characterized by measuring stream width (cm) and depth (cm) from three randomly selected transects. The slope of the margins was classified as 1 for a declivity of up to 20°, 2 for 20 to 30°, 3 for a declivity between 30 and 50° and 4 for declivity of the margins greater than 50°. Catchment-scale variables, such as elevation and stream length, were obtained using a handheld GPS and satellite imagery. Water quality was evaluated through physical and chemical variables measured with portable equipment, including temperature (°C) and dissolved oxygen concentration (mg/L). Water turbidity was determined in the laboratory using a turbidimeter, based on water samples collected at each sampling site. Water velocity (m/s) was estimated using the float method by Maitland (1990). Sediment composition and habitat physical structure were assessed following protocols adapted by Medeiros et al. </w:t>
      </w:r>
      <w:r w:rsidR="00503891">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{"citationID":"CfwGVpG2","properties":{"unsorted":false,"formattedCitation":"(2008)","plainCitation":"(2008)","noteIndex":0},"citationItems":[{"id":82,"uris":["http://zotero.org/users/11814850/items/BXSIUFES"],"itemData":{"id":82,"type":"article-journal","abstract":"The state of the physical habitat is influenced by factors operating at several spatial and temporal scales, such as geomorphology, climate, hydrology, land use and water quality. This work measures diversity and availability of the physical habitat in natural and artificial aquatic systems in the northeast of Brazil. It aims to survey local- and catchment-scale physical variables and evaluate their importance as a basic framework for characterization and assessment of aquatic habitats in the Brazilian semi-arid region. This study was performed in two areas of the Brazilian semi-arid (Seridó/Borborema and Buíque/Vale do Ipojuca), classified as being of extreme biological importance and identified as priority areas for biodiversity conservation in the Caatinga. The present study showed that the aquatic habitat in semi-arid Brazil is diverse and dynamic, with a range of habitat elements available for colonization by the aquatic biota. Stream sites showed a similar to greater array of marginal habitat elements and substrate composition when compared to reservoirs, and the composition of the habitat varied with habitat type (river/reservoir) and seasons (dry/ wet). Results presented have implications for the conservation and management of Brazilian semi-arid systems. Given that the habitat is the basic framework for colonization of aquatic organisms, the potential mechanisms that maintain biotic diversity lie at all levels of the river watershed. It is fundamental therefore, to identify the parts of the riverine ecosystems that are vital to maintaining its health.","container-title":"Neotropical Biology and Conservation","issue":"1","language":"en","page":"13-20","source":"Zotero","title":"Application of catchment- and local-scale variables for aquatic habitat characterization and assessment in the brazilian semi-arid region","volume":"3","author":[{"family":"Medeiros","given":"Elvio Sergio F"},{"family":"Silva","given":"Marcio Joaquim"},{"family":"Ramos","given":"Robson Tamar Costa"}],"issued":{"date-parts":[["2008"]]}},"suppress-author":true}],"schema":"https://github.com/citation-style-language/schema/raw/master/csl-citation.json"}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(2008)</w:t>
      </w:r>
      <w:r w:rsidR="00503891">
        <w:rPr>
          <w:rFonts w:ascii="Times New Roman" w:hAnsi="Times New Roman" w:cs="Times New Roman"/>
        </w:rPr>
        <w:fldChar w:fldCharType="end"/>
      </w:r>
      <w:r w:rsidRPr="00426EA8">
        <w:rPr>
          <w:rFonts w:ascii="Times New Roman" w:hAnsi="Times New Roman" w:cs="Times New Roman"/>
        </w:rPr>
        <w:t xml:space="preserve"> from Pusey et al. </w:t>
      </w:r>
      <w:r w:rsidR="00503891">
        <w:rPr>
          <w:rFonts w:ascii="Times New Roman" w:hAnsi="Times New Roman" w:cs="Times New Roman"/>
        </w:rPr>
        <w:fldChar w:fldCharType="begin"/>
      </w:r>
      <w:r w:rsidR="00503891">
        <w:rPr>
          <w:rFonts w:ascii="Times New Roman" w:hAnsi="Times New Roman" w:cs="Times New Roman"/>
        </w:rPr>
        <w:instrText xml:space="preserve"> ADDIN ZOTERO_ITEM CSL_CITATION {"citationID":"qRurSxVQ","properties":{"unsorted":false,"formattedCitation":"(2004)","plainCitation":"(2004)","noteIndex":0},"citationItems":[{"id":166,"uris":["http://zotero.org/users/11814850/items/IHSN8ZQV"],"itemData":{"id":166,"type":"chapter","container-title":"Freshwater Fishes of North-eastern Australia","note":"type: Book Section","page":"26-48","publisher":"CSIRO Publishing","publisher-place":"Melbourne, Australia. 682 pp","title":"Study area, data collection, analysis and presentation","author":[{"family":"Pusey","given":"B."},{"family":"Kennard","given":"M.J."},{"family":"Arthington","given":"A."}],"editor":[{"family":"Pusey","given":"B."},{"family":"Kennard","given":"M.J."},{"family":"Arthington","given":"A."}],"issued":{"date-parts":[["2004"]]}},"suppress-author":true}],"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(2004)</w:t>
      </w:r>
      <w:r w:rsidR="00503891">
        <w:rPr>
          <w:rFonts w:ascii="Times New Roman" w:hAnsi="Times New Roman" w:cs="Times New Roman"/>
        </w:rPr>
        <w:fldChar w:fldCharType="end"/>
      </w:r>
      <w:r w:rsidRPr="00426EA8">
        <w:rPr>
          <w:rFonts w:ascii="Times New Roman" w:hAnsi="Times New Roman" w:cs="Times New Roman"/>
        </w:rPr>
        <w:t xml:space="preserve"> and Mugodo et al. </w:t>
      </w:r>
      <w:r w:rsidR="00503891">
        <w:rPr>
          <w:rFonts w:ascii="Times New Roman" w:hAnsi="Times New Roman" w:cs="Times New Roman"/>
        </w:rPr>
        <w:fldChar w:fldCharType="begin"/>
      </w:r>
      <w:r w:rsidR="00503891">
        <w:rPr>
          <w:rFonts w:ascii="Times New Roman" w:hAnsi="Times New Roman" w:cs="Times New Roman"/>
        </w:rPr>
        <w:instrText xml:space="preserve"> ADDIN ZOTERO_ITEM CSL_CITATION {"citationID":"DtX98zku","properties":{"unsorted":false,"formattedCitation":"(2006)","plainCitation":"(2006)","noteIndex":0},"citationItems":[{"id":167,"uris":["http://zotero.org/users/11814850/items/TCQB87KD"],"itemData":{"id":167,"type":"article-journal","container-title":"Hydrobiologia","DOI":"10.1007/s10750-006-0252-7","issue":"1","note":"type: Journal Article","page":"59-70","title":"Local stream habitat variables predicted from catchment scale characteristics are useful for predicting fish distribution","volume":"572","author":[{"family":"Mugodo","given":"James"},{"family":"Kennard","given":"M.J."},{"family":"Liston","given":"Peter"},{"family":"Nichols","given":"Sue"},{"family":"Linke","given":"Simon"},{"family":"Norris","given":"Richard H."},{"family":"Lintermans","given":"Mark"}],"issued":{"date-parts":[["2006"]]}},"suppress-author":true}],"schema":"https://github.com/citation-style-language/schema/raw/master/csl-citation.json"}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(2006)</w:t>
      </w:r>
      <w:r w:rsidR="00503891">
        <w:rPr>
          <w:rFonts w:ascii="Times New Roman" w:hAnsi="Times New Roman" w:cs="Times New Roman"/>
        </w:rPr>
        <w:fldChar w:fldCharType="end"/>
      </w:r>
      <w:r w:rsidRPr="00426EA8">
        <w:rPr>
          <w:rFonts w:ascii="Times New Roman" w:hAnsi="Times New Roman" w:cs="Times New Roman"/>
        </w:rPr>
        <w:t xml:space="preserve">. These variables were estimated from 9 to 12 one-meter quadrats distributed along the stream margins (terrestrial–aquatic interface). Within each quadrat, the percentage cover of sediment types (mud, sand, cobbles, small gravel, large gravel, rocks, and bedrock) and littoral and subaquatic habitat structures </w:t>
      </w:r>
      <w:r w:rsidR="00C066F7" w:rsidRPr="00426EA8">
        <w:rPr>
          <w:rFonts w:ascii="Times New Roman" w:hAnsi="Times New Roman" w:cs="Times New Roman"/>
        </w:rPr>
        <w:t>were</w:t>
      </w:r>
      <w:r w:rsidRPr="00426EA8">
        <w:rPr>
          <w:rFonts w:ascii="Times New Roman" w:hAnsi="Times New Roman" w:cs="Times New Roman"/>
        </w:rPr>
        <w:t xml:space="preserve"> visually estimated. Habitat structure variables included macrophytes, marginal grasses, leaf litter, attached algae, filamentous algae, overhanging vegetation, submerged vegetation, small woody debris, large woody debris, and root masses. All values of the environmental variables are henceforth presented as averages for sampling sites.</w:t>
      </w:r>
    </w:p>
    <w:p w14:paraId="575484D4" w14:textId="12151D40"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Three 250 mL replicate samples of water from each site were taken and refrigerated for concentration analysis (μg L⁻¹) of ammonia, nitrite, nitrate, orthophosphate (soluble reactive phosphorus) and total phosphorus. Nutrient concentrations were obtained based on Standard Methods for the Examination of Water </w:t>
      </w:r>
      <w:r w:rsidR="00503891">
        <w:rPr>
          <w:rFonts w:ascii="Times New Roman" w:hAnsi="Times New Roman" w:cs="Times New Roman"/>
        </w:rPr>
        <w:fldChar w:fldCharType="begin"/>
      </w:r>
      <w:r w:rsidR="00503891">
        <w:rPr>
          <w:rFonts w:ascii="Times New Roman" w:hAnsi="Times New Roman" w:cs="Times New Roman"/>
        </w:rPr>
        <w:instrText xml:space="preserve"> ADDIN ZOTERO_ITEM CSL_CITATION {"citationID":"HWsItE6c","properties":{"unsorted":false,"formattedCitation":"(1998)","plainCitation":"(1998)","noteIndex":0},"citationItems":[{"id":1352,"uris":["http://zotero.org/users/11814850/items/UXB7X7VX"],"itemData":{"id":1352,"type":"report","genre":"Report","publisher":"American Public Health Association","publisher-place":"Washington, DC","title":"Standard Methods for the Examination of Water and Wastewater","URL":"https://www.standardmethods.org/","author":[{"literal":"APHA"}],"issued":{"date-parts":[["1998"]]}},"suppress-author":true}],"schema":"https://github.com/citation-style-language/schema/raw/master/csl-citation.json"}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(1998)</w:t>
      </w:r>
      <w:r w:rsidR="00503891">
        <w:rPr>
          <w:rFonts w:ascii="Times New Roman" w:hAnsi="Times New Roman" w:cs="Times New Roman"/>
        </w:rPr>
        <w:fldChar w:fldCharType="end"/>
      </w:r>
      <w:r w:rsidR="00503891">
        <w:rPr>
          <w:rFonts w:ascii="Times New Roman" w:hAnsi="Times New Roman" w:cs="Times New Roman"/>
        </w:rPr>
        <w:t xml:space="preserve"> </w:t>
      </w:r>
      <w:r w:rsidRPr="00426EA8">
        <w:rPr>
          <w:rFonts w:ascii="Times New Roman" w:hAnsi="Times New Roman" w:cs="Times New Roman"/>
        </w:rPr>
        <w:t xml:space="preserve">and Mackereth et al. </w:t>
      </w:r>
      <w:r w:rsidR="00503891">
        <w:rPr>
          <w:rFonts w:ascii="Times New Roman" w:hAnsi="Times New Roman" w:cs="Times New Roman"/>
        </w:rPr>
        <w:fldChar w:fldCharType="begin"/>
      </w:r>
      <w:r w:rsidR="00503891">
        <w:rPr>
          <w:rFonts w:ascii="Times New Roman" w:hAnsi="Times New Roman" w:cs="Times New Roman"/>
        </w:rPr>
        <w:instrText xml:space="preserve"> ADDIN ZOTERO_ITEM CSL_CITATION {"citationID":"kxkXveLx","properties":{"unsorted":false,"formattedCitation":"(1978)","plainCitation":"(1978)","noteIndex":0},"citationItems":[{"id":1353,"uris":["http://zotero.org/users/11814850/items/9LTXXXJU"],"itemData":{"id":1353,"type":"article-journal","container-title":"Cumbria and Dorset, England","title":"Water analysis: some revised methods for limnologists.(scientific publication n. 36) Freshwater Biological Association","author":[{"family":"Mackereth","given":"F. J. H."},{"family":"Heron","given":"J."},{"family":"Talling","given":"J. F."}],"issued":{"date-parts":[["1978"]]}},"suppress-author":true}],"schema":"https://github.com/citation-style-language/schema/raw/master/csl-citation.json"}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(1978)</w:t>
      </w:r>
      <w:r w:rsidR="00503891">
        <w:rPr>
          <w:rFonts w:ascii="Times New Roman" w:hAnsi="Times New Roman" w:cs="Times New Roman"/>
        </w:rPr>
        <w:fldChar w:fldCharType="end"/>
      </w:r>
      <w:r w:rsidRPr="00426EA8">
        <w:rPr>
          <w:rFonts w:ascii="Times New Roman" w:hAnsi="Times New Roman" w:cs="Times New Roman"/>
        </w:rPr>
        <w:t>.</w:t>
      </w:r>
    </w:p>
    <w:p w14:paraId="575484D5" w14:textId="42652C73" w:rsidR="007145A4" w:rsidRPr="00426EA8" w:rsidRDefault="005D10FE">
      <w:pPr>
        <w:pStyle w:val="Corpodetexto"/>
        <w:rPr>
          <w:rFonts w:ascii="Times New Roman" w:hAnsi="Times New Roman" w:cs="Times New Roman"/>
        </w:rPr>
      </w:pPr>
      <w:r w:rsidRPr="00426EA8">
        <w:rPr>
          <w:rFonts w:ascii="Times New Roman" w:hAnsi="Times New Roman" w:cs="Times New Roman"/>
          <w:b/>
          <w:bCs/>
        </w:rPr>
        <w:t>Fish collection and maintenance.</w:t>
      </w:r>
      <w:r w:rsidRPr="00426EA8">
        <w:rPr>
          <w:rFonts w:ascii="Times New Roman" w:hAnsi="Times New Roman" w:cs="Times New Roman"/>
        </w:rPr>
        <w:t xml:space="preserve"> Fish were collected between October and November 2023 along the Barro Branco Stream at six previously established sampling points, located along the gradient of the stream, following a methodology adapted from Gouveia et al. </w:t>
      </w:r>
      <w:r w:rsidR="00503891">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{"citationID":"I1OKaLPO","properties":{"unsorted":false,"formattedCitation":"(2017)","plainCitation":"(2017)","noteIndex":0},"citationItems":[{"id":50,"uris":["http://zotero.org/users/11814850/items/HG6WGBBH"],"itemData":{"id":50,"type":"article-journal","abstract":"The removal and management of the Atlantic Forest over the past centuries caused the destruction of most of this ecosystem. Among the few remaining areas of Atlantic Forest north of the São Francisco River is the Reserva Biológica (REBIO) Guaribas. This study inventoried the ichthyofauna of the REBIO Guaribas (Mamanguape, Paraíba) and its surroundings. Two streams were sampled bimonthly (1 within the REBIO and the other adjacent to it) and another 11 additional sites were sampled once, resulting in 18 species of fish (7 families and 7 orders). Characiformes was the most representative order, with12 species. This species list is an important tool for impact assessments as well as conservation and management plans, given the current state of knowledge about Brazilian rivers and streams, especially those of the northeastern Atlantic Forest.","archive_location":"2823","container-title":"Check List","DOI":"10.15560/13.5.581","ISSN":"1809-127X","issue":"5","journalAbbreviation":"CheckList","language":"en","license":"http://creativecommons.org/licenses/by/4.0/","page":"581-590","source":"DOI.org (Crossref)","title":"Ichthyofauna of the Reserva Biológica Guaribas and surrounding areas, state of Paraíba, Brazil","volume":"13","author":[{"family":"Gouveia","given":"Rafaela Santos Dias"},{"family":"Lira","given":"Giordânya Lays De Almeida"},{"family":"Anselmo Ramos","given":"Telton Pedro"},{"family":"Medeiros","given":"Elvio Sergio Figueredo"}],"issued":{"date-parts":[["2017",10,6]]}},"suppress-author":true}],"schema":"https://github.com/citation-style-language/schema/raw/master/csl-citation.json"} </w:instrText>
      </w:r>
      <w:r w:rsidR="00503891">
        <w:rPr>
          <w:rFonts w:ascii="Times New Roman" w:hAnsi="Times New Roman" w:cs="Times New Roman"/>
        </w:rPr>
        <w:fldChar w:fldCharType="separate"/>
      </w:r>
      <w:r w:rsidR="00503891" w:rsidRPr="00503891">
        <w:rPr>
          <w:rFonts w:ascii="Times New Roman" w:hAnsi="Times New Roman" w:cs="Times New Roman"/>
        </w:rPr>
        <w:t>(2017)</w:t>
      </w:r>
      <w:r w:rsidR="00503891">
        <w:rPr>
          <w:rFonts w:ascii="Times New Roman" w:hAnsi="Times New Roman" w:cs="Times New Roman"/>
        </w:rPr>
        <w:fldChar w:fldCharType="end"/>
      </w:r>
      <w:r w:rsidRPr="00426EA8">
        <w:rPr>
          <w:rFonts w:ascii="Times New Roman" w:hAnsi="Times New Roman" w:cs="Times New Roman"/>
        </w:rPr>
        <w:t xml:space="preserve">. Sampling was carried out during the day using a beach seine net (4 m long, 1.5 m high, and 5 mm mesh) and a hand net (50 cm wide and 5 mm mesh) operated with sweeping movements across a </w:t>
      </w:r>
      <w:r w:rsidR="00C066F7" w:rsidRPr="00426EA8">
        <w:rPr>
          <w:rFonts w:ascii="Times New Roman" w:hAnsi="Times New Roman" w:cs="Times New Roman"/>
        </w:rPr>
        <w:t>stretch</w:t>
      </w:r>
      <w:r w:rsidRPr="00426EA8">
        <w:rPr>
          <w:rFonts w:ascii="Times New Roman" w:hAnsi="Times New Roman" w:cs="Times New Roman"/>
        </w:rPr>
        <w:t xml:space="preserve"> of </w:t>
      </w:r>
      <w:r w:rsidRPr="00426EA8">
        <w:rPr>
          <w:rFonts w:ascii="Times New Roman" w:hAnsi="Times New Roman" w:cs="Times New Roman"/>
        </w:rPr>
        <w:lastRenderedPageBreak/>
        <w:t xml:space="preserve">50 m </w:t>
      </w:r>
      <w:r w:rsidR="00503891">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{"citationID":"NNNJBpUu","properties":{"unsorted":false,"formattedCitation":"(Medeiros et al., 2010)","plainCitation":"(Medeiros et al., 2010)","noteIndex":0},"citationItems":[{"id":72,"uris":["http://zotero.org/users/11814850/items/Q32LRCB4"],"itemData":{"id":72,"type":"article-journal","abstract":"In most ecological field research, appropriate sampling is critical for the understanding of processes underlying fish populations and communities, and is even more important in heterogeneous environments such as the aquatic systems of the semi-arid region of Brazil. This study intends to make a contribution to the development of sampling programs and gear selection in aquatic systems of semi-arid Brazil by evaluating the effects of different fishing techniques on the assessment of richness and composition of the fish fauna in selected aquatic environments. Six sites were selected to represent typical artificial (reservoirs) and natural (intermittent streams) environments and four different types of sampling gear were applied to each site during four occasions. The present study shows that when selecting sampling techniques to be used in aquatic systems in semi-arid Brazil, one must consider the objectives of the study, e.g. ecological or taxonomic, in order to decide on inclusion of rare species in the sampling population. Also, the effect of the sampling gear on natural abundances of fish must be considered given that some sampling techniques are highly detrimental to fish population numbers.","container-title":"Brazilian Journal of Biology","DOI":"10.1590/S1519-69842010000200004","ISSN":"1519-6984","issue":"2","journalAbbreviation":"Braz. J. Biol.","language":"en","page":"255-262","source":"DOI.org (Crossref)","title":"Effects of fishing technique on assessing species composition in aquatic systems in semi-arid Brazil","volume":"70","author":[{"family":"Medeiros","given":"Elvio S. F."},{"family":"Silva","given":"Marcio Joaquim"},{"family":"Ramos","given":"Telton P. A."},{"family":"Ramos","given":"Robson T. C."}],"issued":{"date-parts":[["2010",5]]}}}],"schema":"https://github.com/citation-style-language/schema/raw/master/csl-citation.json"} </w:instrText>
      </w:r>
      <w:r w:rsidR="00503891">
        <w:rPr>
          <w:rFonts w:ascii="Times New Roman" w:hAnsi="Times New Roman" w:cs="Times New Roman"/>
        </w:rPr>
        <w:fldChar w:fldCharType="separate"/>
      </w:r>
      <w:r w:rsidR="008B3903" w:rsidRPr="008B3903">
        <w:rPr>
          <w:rFonts w:ascii="Times New Roman" w:hAnsi="Times New Roman" w:cs="Times New Roman"/>
        </w:rPr>
        <w:t>(Medeiros et al., 2010)</w:t>
      </w:r>
      <w:r w:rsidR="00503891">
        <w:rPr>
          <w:rFonts w:ascii="Times New Roman" w:hAnsi="Times New Roman" w:cs="Times New Roman"/>
        </w:rPr>
        <w:fldChar w:fldCharType="end"/>
      </w:r>
      <w:r w:rsidRPr="00426EA8">
        <w:rPr>
          <w:rFonts w:ascii="Times New Roman" w:hAnsi="Times New Roman" w:cs="Times New Roman"/>
        </w:rPr>
        <w:t>. Fish sampling was performed randomly, therefore the occurrence of the species at each sampling site and the sample size varied according to natural densities of fish populations.</w:t>
      </w:r>
    </w:p>
    <w:p w14:paraId="575484D6" w14:textId="340F9DA6"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Fish were transferred to plastic bags containing water from the collection site and atmospheric </w:t>
      </w:r>
      <w:r w:rsidR="00C066F7" w:rsidRPr="00426EA8">
        <w:rPr>
          <w:rFonts w:ascii="Times New Roman" w:hAnsi="Times New Roman" w:cs="Times New Roman"/>
        </w:rPr>
        <w:t>oxygen and</w:t>
      </w:r>
      <w:r w:rsidRPr="00426EA8">
        <w:rPr>
          <w:rFonts w:ascii="Times New Roman" w:hAnsi="Times New Roman" w:cs="Times New Roman"/>
        </w:rPr>
        <w:t xml:space="preserve"> transported to the Laboratory of Animal Ecophysiology (LEFA) at the State University of Paraíba. Fish were allowed to </w:t>
      </w:r>
      <w:r w:rsidR="00C066F7" w:rsidRPr="00426EA8">
        <w:rPr>
          <w:rFonts w:ascii="Times New Roman" w:hAnsi="Times New Roman" w:cs="Times New Roman"/>
        </w:rPr>
        <w:t>acclimate</w:t>
      </w:r>
      <w:r w:rsidRPr="00426EA8">
        <w:rPr>
          <w:rFonts w:ascii="Times New Roman" w:hAnsi="Times New Roman" w:cs="Times New Roman"/>
        </w:rPr>
        <w:t xml:space="preserve"> for a few hours to </w:t>
      </w:r>
      <w:r w:rsidR="00C066F7" w:rsidRPr="00426EA8">
        <w:rPr>
          <w:rFonts w:ascii="Times New Roman" w:hAnsi="Times New Roman" w:cs="Times New Roman"/>
        </w:rPr>
        <w:t>minimize</w:t>
      </w:r>
      <w:r w:rsidRPr="00426EA8">
        <w:rPr>
          <w:rFonts w:ascii="Times New Roman" w:hAnsi="Times New Roman" w:cs="Times New Roman"/>
        </w:rPr>
        <w:t xml:space="preserve"> stress from handling and transportation, and the </w:t>
      </w:r>
      <w:r w:rsidRPr="008B3903">
        <w:rPr>
          <w:rFonts w:ascii="Times New Roman" w:hAnsi="Times New Roman" w:cs="Times New Roman"/>
        </w:rPr>
        <w:t>ecophysiological experiments</w:t>
      </w:r>
      <w:r w:rsidRPr="00426EA8">
        <w:rPr>
          <w:rFonts w:ascii="Times New Roman" w:hAnsi="Times New Roman" w:cs="Times New Roman"/>
        </w:rPr>
        <w:t xml:space="preserve"> occurred on the same day of catch </w:t>
      </w:r>
      <w:r w:rsidR="008B3903">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{"citationID":"grC4Glwl","properties":{"unsorted":false,"formattedCitation":"(Mac\\uc0\\u234{}do et al., 2019)","plainCitation":"(Macêdo et al., 2019)","noteIndex":0},"citationItems":[{"id":108,"uris":["http://zotero.org/users/11814850/items/Q4WF83WT"],"itemData":{"id":108,"type":"article-journal","abstract":"We investigated the activity of the multixenobiotic resistance (MXR) phenotype, a biological defense system in aquatic organisms, in the fish assemblages of two tropical estuaries with different degrees of environmental impacts, the Paraiba River and Mamanguape River Estuaries. The aim of this work was to compare the activity of the MXR phenotype of different fishes to test the hypothesis that each species has an inherent activity level and to use this activity as a bioindicator of aquatic contamination. We assessed the MXR activity of the gills, using rhodamine B (RB) accumulation assay. The results demonstrated a species‐specific difference in the MXR activity of fishes caught in the same estuarine zone. Also, the pelagic species Eucinostomus melanopterus, Eucinostomus argenteus, and Lutjanus jocu had higher RB accumulation, while the demersal species Sphoeroides testudineus and Sphoeroides greeleyi had the lowest RB accumulation, suggesting that the ecological characteristic of fish in the water column exerts an influence on MXR activity. Besides, we demonstrated the potential of using the gill MXR activity of the key estuarine species, the Brazilian silversides Atherinella brasiliensis, as a tool for biomonitoring estuaries.","container-title":"Journal of Experimental Zoology Part A: Ecological and Integrative Physiology","DOI":"10.1002/jez.2320","ISSN":"2471-5638, 2471-5646","issue":"10","journalAbbreviation":"J Exp Zool Pt A","language":"en","page":"530-539","source":"DOI.org (Crossref)","title":"Estuarine fish assemblages present a species‐specific difference in the multixenobiotics resistance activity","volume":"331","author":[{"family":"Macêdo","given":"Anderson Kelvin Saraiva"},{"family":"Silva","given":"Jicaury Roberta Pereira"},{"family":"Santos","given":"Helio Batista"},{"family":"Thomé","given":"Ralph Gruppi"},{"family":"Vendel","given":"Ana Lúcia"},{"family":"Amado","given":"Enelise Marcelle"}],"issued":{"date-parts":[["2019",12]]}}}],"schema":"https://github.com/citation-style-language/schema/raw/master/csl-citation.json"} </w:instrText>
      </w:r>
      <w:r w:rsidR="008B3903">
        <w:rPr>
          <w:rFonts w:ascii="Times New Roman" w:hAnsi="Times New Roman" w:cs="Times New Roman"/>
        </w:rPr>
        <w:fldChar w:fldCharType="separate"/>
      </w:r>
      <w:r w:rsidR="008B3903" w:rsidRPr="008B3903">
        <w:rPr>
          <w:rFonts w:ascii="Times New Roman" w:hAnsi="Times New Roman" w:cs="Times New Roman"/>
        </w:rPr>
        <w:t>(Macêdo et al., 2019)</w:t>
      </w:r>
      <w:r w:rsidR="008B3903">
        <w:rPr>
          <w:rFonts w:ascii="Times New Roman" w:hAnsi="Times New Roman" w:cs="Times New Roman"/>
        </w:rPr>
        <w:fldChar w:fldCharType="end"/>
      </w:r>
      <w:r w:rsidRPr="00426EA8">
        <w:rPr>
          <w:rFonts w:ascii="Times New Roman" w:hAnsi="Times New Roman" w:cs="Times New Roman"/>
        </w:rPr>
        <w:t>.</w:t>
      </w:r>
    </w:p>
    <w:p w14:paraId="575484D7" w14:textId="7977ABD6" w:rsidR="007145A4" w:rsidRPr="00337C50" w:rsidRDefault="005D10FE">
      <w:pPr>
        <w:pStyle w:val="Corpodetexto"/>
        <w:rPr>
          <w:rFonts w:ascii="Times New Roman" w:hAnsi="Times New Roman" w:cs="Times New Roman"/>
          <w:lang w:val="pt-BR"/>
        </w:rPr>
      </w:pPr>
      <w:r w:rsidRPr="00426EA8">
        <w:rPr>
          <w:rFonts w:ascii="Times New Roman" w:hAnsi="Times New Roman" w:cs="Times New Roman"/>
          <w:b/>
          <w:bCs/>
        </w:rPr>
        <w:t>Experimental design.</w:t>
      </w:r>
      <w:r w:rsidRPr="00426EA8">
        <w:rPr>
          <w:rFonts w:ascii="Times New Roman" w:hAnsi="Times New Roman" w:cs="Times New Roman"/>
        </w:rPr>
        <w:t xml:space="preserve"> For analyses related </w:t>
      </w:r>
      <w:r w:rsidRPr="00114BDE">
        <w:rPr>
          <w:rFonts w:ascii="Times New Roman" w:hAnsi="Times New Roman" w:cs="Times New Roman"/>
        </w:rPr>
        <w:t>to osmoregulatory function</w:t>
      </w:r>
      <w:r w:rsidRPr="00426EA8">
        <w:rPr>
          <w:rFonts w:ascii="Times New Roman" w:hAnsi="Times New Roman" w:cs="Times New Roman"/>
        </w:rPr>
        <w:t xml:space="preserve">, blood samples were obtained from 78 individuals, including 38 fish collected within the reserve and 40 in external areas. The fish were anesthetized with eugenol, and blood aliquots were collected by cardiac puncture using pipettes with heparinized tips. The samples were kept on ice until laboratory processing and subsequently centrifuged for plasma separation. Due to the reduced volume of plasma obtained as a consequence of the small body size of the specimens, chloride ion analysis could not be performed. Branchial and muscle tissues from the same individuals were collected to determine tissue moisture content. Plasma and tissue samples were stored at </w:t>
      </w:r>
      <w:r w:rsidR="008B3903">
        <w:rPr>
          <w:rFonts w:ascii="Times New Roman" w:hAnsi="Times New Roman" w:cs="Times New Roman"/>
        </w:rPr>
        <w:t>-</w:t>
      </w:r>
      <w:r w:rsidRPr="00426EA8">
        <w:rPr>
          <w:rFonts w:ascii="Times New Roman" w:hAnsi="Times New Roman" w:cs="Times New Roman"/>
        </w:rPr>
        <w:t xml:space="preserve">20 °C until laboratory analysis was performed. The remaining 111 individuals, comprising 54 specimens from locations within the reserve and 57 from external areas, were used for evaluation of the multixenobiotic resistance (MXR) phenotype, following the methodologies described by David et al. </w:t>
      </w:r>
      <w:r w:rsidR="008B3903">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{"citationID":"cLjlvvaC","properties":{"unsorted":false,"formattedCitation":"(2018)","plainCitation":"(2018)","noteIndex":0},"citationItems":[{"id":106,"uris":["http://zotero.org/users/11814850/items/PPK9ZC4I"],"itemData":{"id":106,"type":"article-journal","abstract":"Estuarine osmoconformes rely on their ability to perform tissue and cell water regulation to cope with daily osmotic challenges that occur in the estuary. In addition, these animals currently must deal with pollutants present in the estuarine environment, which can disturb their capacity of water regulation. We collected the mangrove oyster Crassostrea rhizophorae in two tropical estuaries in the Northeast region of Brazil with diﬀerent degrees of human interference: the Paraíba Estuary (impacted) and the Mamanguape Estuary (preserved). Tissue water content was analyzed after exposure to salinities 12, 24 and 36 for 24 h. Gill cell volume regulation was analyzed in vitro upon hypo- and hyper-osmotic conditions. We also analyzed gill MXR (multi-xenobiotic resis</w:instrText>
      </w:r>
      <w:r w:rsidR="00337C50" w:rsidRPr="0029154D">
        <w:rPr>
          <w:rFonts w:ascii="Times New Roman" w:hAnsi="Times New Roman" w:cs="Times New Roman"/>
        </w:rPr>
        <w:instrText>tance) mechanism, as reference of environmental pollution. Gill and muscle of oysters from two sites of Paraíba Estuary, and from one site of Mamanguape Estuary were not able to maintain tissue water content upon hypo- and hyper-osmotic conditions. Gill cells of oyster from the same sites exhibited swelling followed by regulatory volume decrease upon hypo-osmotic condition. Gill MXR activity was increased in oysters from these sites. The best tissue and cell water regulation, and the lowest MXR activity, was found in oyster from downstream of Mamanguape Estuary, our reference site and the one most preserved. Tissue and cell water regulation proved to be a sensitive parameter to environmental pollution and could be considered as biomarker of aquatic contamination.","container-title":"Ecotoxicology and Environmental Safety","DOI":"10.1016/j.ecoenv.2018.09.111","ISSN":"01476513","journalAbbr</w:instrText>
      </w:r>
      <w:r w:rsidR="00337C50" w:rsidRPr="00337C50">
        <w:rPr>
          <w:rFonts w:ascii="Times New Roman" w:hAnsi="Times New Roman" w:cs="Times New Roman"/>
          <w:lang w:val="pt-BR"/>
        </w:rPr>
        <w:instrText xml:space="preserve">eviation":"Ecotoxicology and Environmental Safety","language":"en","page":"375-382","source":"DOI.org (Crossref)","title":"Capacity of tissue water regulation is impaired in an osmoconformer living in impacted estuaries?","volume":"166","author":[{"family":"David","given":"Daniela Dantas"},{"family":"Lima","given":"Otoniel Gonçalves"},{"family":"Nóbrega","given":"Alice Maria Cabral De Sousa"},{"family":"Amado","given":"Enelise Marcelle"}],"issued":{"date-parts":[["2018",12]]}},"suppress-author":true}],"schema":"https://github.com/citation-style-language/schema/raw/master/csl-citation.json"} </w:instrText>
      </w:r>
      <w:r w:rsidR="008B3903">
        <w:rPr>
          <w:rFonts w:ascii="Times New Roman" w:hAnsi="Times New Roman" w:cs="Times New Roman"/>
        </w:rPr>
        <w:fldChar w:fldCharType="separate"/>
      </w:r>
      <w:r w:rsidR="008B3903" w:rsidRPr="00337C50">
        <w:rPr>
          <w:rFonts w:ascii="Times New Roman" w:hAnsi="Times New Roman" w:cs="Times New Roman"/>
          <w:lang w:val="pt-BR"/>
        </w:rPr>
        <w:t>(2018)</w:t>
      </w:r>
      <w:r w:rsidR="008B3903">
        <w:rPr>
          <w:rFonts w:ascii="Times New Roman" w:hAnsi="Times New Roman" w:cs="Times New Roman"/>
        </w:rPr>
        <w:fldChar w:fldCharType="end"/>
      </w:r>
      <w:r w:rsidR="008B3903" w:rsidRPr="00337C50">
        <w:rPr>
          <w:rFonts w:ascii="Times New Roman" w:hAnsi="Times New Roman" w:cs="Times New Roman"/>
          <w:lang w:val="pt-BR"/>
        </w:rPr>
        <w:t xml:space="preserve">, </w:t>
      </w:r>
      <w:r w:rsidRPr="00337C50">
        <w:rPr>
          <w:rFonts w:ascii="Times New Roman" w:hAnsi="Times New Roman" w:cs="Times New Roman"/>
          <w:lang w:val="pt-BR"/>
        </w:rPr>
        <w:t xml:space="preserve">Macêdo et al. </w:t>
      </w:r>
      <w:r w:rsidR="008B3903">
        <w:rPr>
          <w:rFonts w:ascii="Times New Roman" w:hAnsi="Times New Roman" w:cs="Times New Roman"/>
        </w:rPr>
        <w:fldChar w:fldCharType="begin"/>
      </w:r>
      <w:r w:rsidR="00337C50">
        <w:rPr>
          <w:rFonts w:ascii="Times New Roman" w:hAnsi="Times New Roman" w:cs="Times New Roman"/>
          <w:lang w:val="pt-BR"/>
        </w:rPr>
        <w:instrText xml:space="preserve"> ADDIN ZOTERO_ITEM CSL_CITATION {"citationID":"F8kgVpBI","properties":{"unsorted":false,"formattedCitation":"(2019)","plainCitation":"(2019)","noteIndex":0},"citationItems":[{"id":108,"uris":["http://zotero.org/users/11814850/items/Q4WF83WT"],"itemData":{"id":108,"type":"article-journal","abstract":"We investigated the activity of the multixenobiotic resistance (MXR) phenotype, a biological defense system in aquatic organisms, in the fish assemblages of two tropical estuaries with different degrees of environmental impacts, the Paraiba River and Mamanguape River Estuaries. The aim of this work was to compare the activity of the MXR phenotype of different fishes to test the hypothesis that each species has an inherent activity level and to use this activity as a bioindicator of aquatic contamination. We assessed the MXR activity of the gills, using rhodamine B (RB) accumulation assay. The results demonstrated a species‐specific difference in the MXR activity of fishes caught in the same estuarine zone. Also, the pelagic species Eucinostomus melanopterus, Eucinostomus argenteus, and Lutjanus jocu had higher RB accumulation, while the demersal species Sphoeroides testudineus and Sphoeroides greeleyi had the lowest RB accumulation, suggesting that the ecological characteristic of fish in the water column exerts an influence on MXR activity. Besides, we demonstrated the potential of using the gill MXR activity of the key estuarine species, the Brazilian silversides Atherinella brasiliensis, as a tool for biomonitoring estuaries.","container-title":"Journal of Experimental Zoology Part A: Ecological and Integrative Physiology","DOI":"10.1002/jez.2320","ISSN":"2471-5638, 2471-5646","issue":"10","journalAbbreviation":"J Exp Zool Pt A","language":"en","page":"530-539","source":"DOI.org (Crossref)","title":"Estuarine fish assemblages present a species‐specific difference in the multixenobiotics resistance activity","volume":"331","author":[{"family":"Macêdo","given":"Anderson Kelvin Saraiva"},{"family":"Silva","given":"Jicaury Roberta Pereira"},{"family":"Santos","given":"Helio Batista"},{"family":"Thomé","given":"Ralph Gruppi"},{"family":"Vendel","given":"Ana Lúcia"},{"family":"Amado","given":"Enelise Marcelle"}],"issued":{"date-parts":[["2019",12]]}},"suppress-author":true}],"schema":"https://github.com/citation-style-language/schema/raw/master/csl-citation.json"} </w:instrText>
      </w:r>
      <w:r w:rsidR="008B3903">
        <w:rPr>
          <w:rFonts w:ascii="Times New Roman" w:hAnsi="Times New Roman" w:cs="Times New Roman"/>
        </w:rPr>
        <w:fldChar w:fldCharType="separate"/>
      </w:r>
      <w:r w:rsidR="008B3903" w:rsidRPr="00337C50">
        <w:rPr>
          <w:rFonts w:ascii="Times New Roman" w:hAnsi="Times New Roman" w:cs="Times New Roman"/>
          <w:lang w:val="pt-BR"/>
        </w:rPr>
        <w:t>(2019)</w:t>
      </w:r>
      <w:r w:rsidR="008B3903">
        <w:rPr>
          <w:rFonts w:ascii="Times New Roman" w:hAnsi="Times New Roman" w:cs="Times New Roman"/>
        </w:rPr>
        <w:fldChar w:fldCharType="end"/>
      </w:r>
      <w:r w:rsidR="008B3903" w:rsidRPr="00337C50">
        <w:rPr>
          <w:rFonts w:ascii="Times New Roman" w:hAnsi="Times New Roman" w:cs="Times New Roman"/>
          <w:lang w:val="pt-BR"/>
        </w:rPr>
        <w:t xml:space="preserve"> and </w:t>
      </w:r>
      <w:r w:rsidRPr="00337C50">
        <w:rPr>
          <w:rFonts w:ascii="Times New Roman" w:hAnsi="Times New Roman" w:cs="Times New Roman"/>
          <w:lang w:val="pt-BR"/>
        </w:rPr>
        <w:t xml:space="preserve">Santos et al. </w:t>
      </w:r>
      <w:r w:rsidR="008B3903">
        <w:rPr>
          <w:rFonts w:ascii="Times New Roman" w:hAnsi="Times New Roman" w:cs="Times New Roman"/>
        </w:rPr>
        <w:fldChar w:fldCharType="begin"/>
      </w:r>
      <w:r w:rsidR="00337C50">
        <w:rPr>
          <w:rFonts w:ascii="Times New Roman" w:hAnsi="Times New Roman" w:cs="Times New Roman"/>
          <w:lang w:val="pt-BR"/>
        </w:rPr>
        <w:instrText xml:space="preserve"> ADDIN ZOTERO_ITEM CSL_CITATION {"citationID":"5IUAYn1k","properties":{"unsorted":false,"formattedCitation":"(2017)","plainCitation":"(2017)","noteIndex":0},"citationItems":[{"id":1256,"uris":["http://zotero.org/users/11814850/items/J9T6NHC8"],"itemData":{"id":1256,"type":"article-journal","abstract":"Carbonic anhydrase (CA) is a ubiquitous metalloenzyme of great importance in several physiological processes. Due to its physiological importance and sensitivity to various pollutants, CA activity has been used as biomarker of aquatic contamination. Considering that in bivalves the sensitivity of CA to pollutants seems to be tissuespeciﬁc, we proposed here to analyze CA activity of hemolymph, gill and mantle of Crassostrea rhizophorae collected in two tropical Brazilian estuaries with diﬀerent levels of anthropogenic impact, in dry and rainy season. We found increased carbonic anhydrase activity in hemolymph, gill and mantle of oysters collected in the Paraíba Estuary (a site of high anthropogenic impact) when compared to oysters from Mamanguape Estuary (inserted in an area of environmental preservation), especially in the rainy season. CA of hemolymph and gill were more sensitive than mantle CA to aquatic contamination. This study enhances the suitability of carbonic anhydrase activity for ﬁeld biomarker applications with bivalves and brings new and relevant information on hemolymph carbonic anhydrase activity as biomarker of aquatic contamination.","container-title":"Comparative Biochemistry and Physiology Part C: Toxicology &amp; Pharmacology","DOI":"10.1016/j.cbpc.2017.08.008","ISSN":"15320456","journalAbbreviation":"Comparative Biochemistry and Physiology Part C: Toxicology &amp; Pharmacology","language":"en","page":"19-25","source":"DOI.org (Crossref)","title":"Hemolymph and gill carbonic anhydrase are more sensitive to aquatic contamination than mantle carbonic anhydrase in the mangrove oyster &lt;i&gt;Crassostrea rhizophorae&lt;/i&gt;","volume":"201","author":[{"family":"Santos","given":"Matheus Barbosa"},{"family":"Neto","given":"Ignácio Evaristo Monteiro"},{"family":"Melo","given":"Sarah Rachel Candido Souza"},{"family":"Amado","given":"Enelise Marcelle"}],"issued":{"date-parts":[["2017",10]]}},"suppress-author":true}],"schema":"https://github.com/citation-style-language/schema/raw/master/csl-citation.json"} </w:instrText>
      </w:r>
      <w:r w:rsidR="008B3903">
        <w:rPr>
          <w:rFonts w:ascii="Times New Roman" w:hAnsi="Times New Roman" w:cs="Times New Roman"/>
        </w:rPr>
        <w:fldChar w:fldCharType="separate"/>
      </w:r>
      <w:r w:rsidR="008B3903" w:rsidRPr="00337C50">
        <w:rPr>
          <w:rFonts w:ascii="Times New Roman" w:hAnsi="Times New Roman" w:cs="Times New Roman"/>
          <w:lang w:val="pt-BR"/>
        </w:rPr>
        <w:t>(2017)</w:t>
      </w:r>
      <w:r w:rsidR="008B3903">
        <w:rPr>
          <w:rFonts w:ascii="Times New Roman" w:hAnsi="Times New Roman" w:cs="Times New Roman"/>
        </w:rPr>
        <w:fldChar w:fldCharType="end"/>
      </w:r>
      <w:r w:rsidRPr="00337C50">
        <w:rPr>
          <w:rFonts w:ascii="Times New Roman" w:hAnsi="Times New Roman" w:cs="Times New Roman"/>
          <w:lang w:val="pt-BR"/>
        </w:rPr>
        <w:t>.</w:t>
      </w:r>
    </w:p>
    <w:p w14:paraId="575484D8" w14:textId="58F83E86" w:rsidR="007145A4" w:rsidRPr="00426EA8" w:rsidRDefault="005D10FE">
      <w:pPr>
        <w:pStyle w:val="Corpodetexto"/>
        <w:rPr>
          <w:rFonts w:ascii="Times New Roman" w:hAnsi="Times New Roman" w:cs="Times New Roman"/>
        </w:rPr>
      </w:pPr>
      <w:r w:rsidRPr="0029154D">
        <w:rPr>
          <w:rFonts w:ascii="Times New Roman" w:hAnsi="Times New Roman" w:cs="Times New Roman"/>
          <w:b/>
          <w:bCs/>
        </w:rPr>
        <w:t>Plasmatic protein dosage.</w:t>
      </w:r>
      <w:r w:rsidRPr="0029154D">
        <w:rPr>
          <w:rFonts w:ascii="Times New Roman" w:hAnsi="Times New Roman" w:cs="Times New Roman"/>
        </w:rPr>
        <w:t xml:space="preserve"> </w:t>
      </w:r>
      <w:r w:rsidRPr="00426EA8">
        <w:rPr>
          <w:rFonts w:ascii="Times New Roman" w:hAnsi="Times New Roman" w:cs="Times New Roman"/>
        </w:rPr>
        <w:t xml:space="preserve">For the the determination of plasmatic protein dosage, the plasma samples were defrosted and an aliquot of 2 µL of each was diluted with 8 µL of distilled water (⅕ proportion) to perform the total protein dosage, where the dye was also diluted in ⅕ proportion (BioRad® protein assay) </w:t>
      </w:r>
      <w:r w:rsidR="008B3903">
        <w:rPr>
          <w:rFonts w:ascii="Times New Roman" w:hAnsi="Times New Roman" w:cs="Times New Roman"/>
        </w:rPr>
        <w:fldChar w:fldCharType="begin"/>
      </w:r>
      <w:r w:rsidR="008B3903">
        <w:rPr>
          <w:rFonts w:ascii="Times New Roman" w:hAnsi="Times New Roman" w:cs="Times New Roman"/>
        </w:rPr>
        <w:instrText xml:space="preserve"> ADDIN ZOTERO_ITEM CSL_CITATION {"citationID":"rlZrc8mE","properties":{"unsorted":false,"formattedCitation":"(Bradford, 1976)","plainCitation":"(Bradford, 1976)","noteIndex":0},"citationItems":[{"id":745,"uris":["http://zotero.org/users/11814850/items/5NV2BBJ9"],"itemData":{"id":745,"type":"article-journal","container-title":"Analytical Biochemistry","DOI":"10.1006/abio.1976.9999","issue":"1-2","note":"type: Journal Article","page":"248-254","title":"A rapid and sensitive method for the quantitation of microgram quantities of protein utilizing the principle of protein-dye binding","volume":"72","author":[{"family":"Bradford","given":"M.M."}],"issued":{"date-parts":[["1976"]]}}}],"schema":"https://github.com/citation-style-language/schema/raw/master/csl-citation.json"} </w:instrText>
      </w:r>
      <w:r w:rsidR="008B3903">
        <w:rPr>
          <w:rFonts w:ascii="Times New Roman" w:hAnsi="Times New Roman" w:cs="Times New Roman"/>
        </w:rPr>
        <w:fldChar w:fldCharType="separate"/>
      </w:r>
      <w:r w:rsidR="008B3903" w:rsidRPr="008B3903">
        <w:rPr>
          <w:rFonts w:ascii="Times New Roman" w:hAnsi="Times New Roman" w:cs="Times New Roman"/>
        </w:rPr>
        <w:t>(Bradford, 1976)</w:t>
      </w:r>
      <w:r w:rsidR="008B3903">
        <w:rPr>
          <w:rFonts w:ascii="Times New Roman" w:hAnsi="Times New Roman" w:cs="Times New Roman"/>
        </w:rPr>
        <w:fldChar w:fldCharType="end"/>
      </w:r>
      <w:r w:rsidRPr="00426EA8">
        <w:rPr>
          <w:rFonts w:ascii="Times New Roman" w:hAnsi="Times New Roman" w:cs="Times New Roman"/>
        </w:rPr>
        <w:t xml:space="preserve">. The intensity of each sample coloration was measured with a microplate reader (SpectraMax i3) at 595 nm </w:t>
      </w:r>
      <w:r w:rsidR="00002423" w:rsidRPr="00426EA8">
        <w:rPr>
          <w:rFonts w:ascii="Times New Roman" w:hAnsi="Times New Roman" w:cs="Times New Roman"/>
        </w:rPr>
        <w:t>wavelength and</w:t>
      </w:r>
      <w:r w:rsidRPr="00426EA8">
        <w:rPr>
          <w:rFonts w:ascii="Times New Roman" w:hAnsi="Times New Roman" w:cs="Times New Roman"/>
        </w:rPr>
        <w:t xml:space="preserve"> compared to a standard curve (BSA protein). The results were transferred to a spreadsheet, where the average value in milligrams of protein dosage was calculated for each sampling site.</w:t>
      </w:r>
    </w:p>
    <w:p w14:paraId="575484D9" w14:textId="64C7C77D" w:rsidR="007145A4" w:rsidRPr="00426EA8" w:rsidRDefault="005D10FE">
      <w:pPr>
        <w:pStyle w:val="Corpodetexto"/>
        <w:rPr>
          <w:rFonts w:ascii="Times New Roman" w:hAnsi="Times New Roman" w:cs="Times New Roman"/>
        </w:rPr>
      </w:pPr>
      <w:r w:rsidRPr="00426EA8">
        <w:rPr>
          <w:rFonts w:ascii="Times New Roman" w:hAnsi="Times New Roman" w:cs="Times New Roman"/>
          <w:b/>
          <w:bCs/>
        </w:rPr>
        <w:t>Moisture content.</w:t>
      </w:r>
      <w:r w:rsidRPr="00426EA8">
        <w:rPr>
          <w:rFonts w:ascii="Times New Roman" w:hAnsi="Times New Roman" w:cs="Times New Roman"/>
        </w:rPr>
        <w:t xml:space="preserve"> For the analysis of moisture content, parameter related to the osmoregulatory function, fish tissue samples (gill and muscle) were individually stored in 2 mL </w:t>
      </w:r>
      <w:r w:rsidR="00C066F7" w:rsidRPr="00426EA8">
        <w:rPr>
          <w:rFonts w:ascii="Times New Roman" w:hAnsi="Times New Roman" w:cs="Times New Roman"/>
        </w:rPr>
        <w:t>Eppendorf</w:t>
      </w:r>
      <w:r w:rsidRPr="00426EA8">
        <w:rPr>
          <w:rFonts w:ascii="Times New Roman" w:hAnsi="Times New Roman" w:cs="Times New Roman"/>
        </w:rPr>
        <w:t xml:space="preserve"> tubes (previously weighted), initially weighted with the tissue moist, and, after 24 hours inside a 60°C oven, weighted with the dry tissue and the percentual content of tissue water was calculated </w:t>
      </w:r>
      <w:r w:rsidR="008B3903">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{"citationID":"MlZKY3Ro","properties":{"unsorted":false,"formattedCitation":"(David et al., 2018)","plainCitation":"(David et al., 2018)","noteIndex":0},"citationItems":[{"id":106,"uris":["http://zotero.org/users/11814850/items/PPK9ZC4I"],"itemData":{"id":106,"type":"article-journal","abstract":"Estuarine osmoconformes rely on their ability to perform tissue and cell water regulation to cope with daily osmotic challenges that occur in the estuary. In addition, these animals currently must deal with pollutants present in the estuarine environment, which can disturb their capacity of water regulation. We collected the mangrove oyster Crassostrea rhizophorae in two tropical estuaries in the Northeast region of Brazil with diﬀerent degrees of human interference: the Paraíba Estuary (impacted) and the Mamanguape Estuary (preserved). Tissue water content was analyzed after exposure to salinities 12, 24 and 36 for 24 h. Gill cell volume regulation was analyzed in vitro upon hypo- and hyper-osmotic conditions. We also analyzed gill MXR (multi-xenobiotic resistance) mechanism, as reference of environmental pollution. Gill and muscle of oysters from two sites of Paraíba Estuary, and from one site of Mamanguape Estuary were not able to maintain tissue water content upon hypo- and hyper-osmotic conditions. Gill cells of oyster from the same sites exhibited swelling followed by regulatory volume decrease upon hypo-osmotic condition. Gill MXR activity was increased in oysters from these sites. The best tissue and cell water regulation, and the lowest MXR activity, was found in oyster from downstream of Mamanguape Estuary, our reference site and the one most preserved. Tissue and cell water regulation proved to be a sensitive parameter to environmental pollution and could be considered as biomarker of aquatic contamination.","container-title":"Ecotoxicology and Environmental Safety","DOI":"10.1016/j.ecoenv.2018.09.111","ISSN":"01476513","journalAbbreviation":"Ecotoxicology and Environmental Safety","language":"en","page":"375-382","source":"DOI.org (Crossref)","title":"Capacity of tissue water regulation is impaired in an osmoconformer living in impacted estuaries?","volume":"166","author":[{"family":"David","given":"Daniela Dantas"},{"family":"Lima","given":"Otoniel Gonçalves"},{"family":"Nóbrega","given":"Alice Maria Cabral De Sousa"},{"family":"Amado","given":"Enelise Marcelle"}],"issued":{"date-parts":[["2018",12]]}}}],"schema":"https://github.com/citation-style-language/schema/raw/master/csl-citation.json"} </w:instrText>
      </w:r>
      <w:r w:rsidR="008B3903">
        <w:rPr>
          <w:rFonts w:ascii="Times New Roman" w:hAnsi="Times New Roman" w:cs="Times New Roman"/>
        </w:rPr>
        <w:fldChar w:fldCharType="separate"/>
      </w:r>
      <w:r w:rsidR="008B3903" w:rsidRPr="008B3903">
        <w:rPr>
          <w:rFonts w:ascii="Times New Roman" w:hAnsi="Times New Roman" w:cs="Times New Roman"/>
        </w:rPr>
        <w:t>(David et al., 2018)</w:t>
      </w:r>
      <w:r w:rsidR="008B3903">
        <w:rPr>
          <w:rFonts w:ascii="Times New Roman" w:hAnsi="Times New Roman" w:cs="Times New Roman"/>
        </w:rPr>
        <w:fldChar w:fldCharType="end"/>
      </w:r>
      <w:r w:rsidRPr="00426EA8">
        <w:rPr>
          <w:rFonts w:ascii="Times New Roman" w:hAnsi="Times New Roman" w:cs="Times New Roman"/>
        </w:rPr>
        <w:t>.</w:t>
      </w:r>
    </w:p>
    <w:p w14:paraId="575484DA" w14:textId="2B15A574" w:rsidR="007145A4" w:rsidRPr="00426EA8" w:rsidRDefault="005D10FE">
      <w:pPr>
        <w:pStyle w:val="Corpodetexto"/>
        <w:rPr>
          <w:rFonts w:ascii="Times New Roman" w:hAnsi="Times New Roman" w:cs="Times New Roman"/>
        </w:rPr>
      </w:pPr>
      <w:r w:rsidRPr="00426EA8">
        <w:rPr>
          <w:rFonts w:ascii="Times New Roman" w:hAnsi="Times New Roman" w:cs="Times New Roman"/>
          <w:b/>
          <w:bCs/>
        </w:rPr>
        <w:t>MXR phenotype activity.</w:t>
      </w:r>
      <w:r w:rsidRPr="00426EA8">
        <w:rPr>
          <w:rFonts w:ascii="Times New Roman" w:hAnsi="Times New Roman" w:cs="Times New Roman"/>
        </w:rPr>
        <w:t xml:space="preserve"> The multixenobiotic resistance activity was </w:t>
      </w:r>
      <w:r w:rsidR="00C066F7" w:rsidRPr="00426EA8">
        <w:rPr>
          <w:rFonts w:ascii="Times New Roman" w:hAnsi="Times New Roman" w:cs="Times New Roman"/>
        </w:rPr>
        <w:t>analyzed</w:t>
      </w:r>
      <w:r w:rsidRPr="00426EA8">
        <w:rPr>
          <w:rFonts w:ascii="Times New Roman" w:hAnsi="Times New Roman" w:cs="Times New Roman"/>
        </w:rPr>
        <w:t xml:space="preserve"> through the rhodamine B accumulation assay adapted from Smital &amp; Kurelec </w:t>
      </w:r>
      <w:r w:rsidR="008B3903">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6XDZDygo","properties":{"unsorted":false,"formattedCitation":"(1998)","plainCitation":"(1998)","noteIndex":0},"citationItems":[{"id":112,"uris":["http://zotero.org/users/11814850/items/3XDAQ36H"],"itemData":{"id":112,"type":"article-journal","container-title":"Marine Environmental Research","DOI":"10.1016/S0141-1136(97)00087-1","ISSN":"01411136","issue":"1-5","journalAbbreviation":"Marine Environmental Research","language":"en","license":"https://www.elsevier.com/tdm/userlicense/1.0/","page":"443-447","source":"DOI.org (Crossref)","title":"The activity of multixenobiotic resistance mechanism determined by rhodamine B-efflux method as a biomarker of exposure","volume":"46","author":[{"family":"Smital","given":"T."},{"family":"Kurelec","given":"B."}],"issued":{"date-parts":[["1998",7]]}},"suppress-author":true}],"schema":"https://github.com/citation-style-language/schema/raw/master/csl-citation.json"} </w:instrText>
      </w:r>
      <w:r w:rsidR="008B3903">
        <w:rPr>
          <w:rFonts w:ascii="Times New Roman" w:hAnsi="Times New Roman" w:cs="Times New Roman"/>
        </w:rPr>
        <w:fldChar w:fldCharType="separate"/>
      </w:r>
      <w:r w:rsidR="008B3903" w:rsidRPr="008B3903">
        <w:rPr>
          <w:rFonts w:ascii="Times New Roman" w:hAnsi="Times New Roman" w:cs="Times New Roman"/>
        </w:rPr>
        <w:t>(1998)</w:t>
      </w:r>
      <w:r w:rsidR="008B3903">
        <w:rPr>
          <w:rFonts w:ascii="Times New Roman" w:hAnsi="Times New Roman" w:cs="Times New Roman"/>
        </w:rPr>
        <w:fldChar w:fldCharType="end"/>
      </w:r>
      <w:r w:rsidRPr="00426EA8">
        <w:rPr>
          <w:rFonts w:ascii="Times New Roman" w:hAnsi="Times New Roman" w:cs="Times New Roman"/>
        </w:rPr>
        <w:t xml:space="preserve">. Rhodamine B is a substrate of P-glycoprotein, the molecular basis of the MXR phenotype. Thus, after exposing the fish to this substrate, the analysis of the amount of rhodamine accumulated in the animal’s tissues (mainly the gills) reflects the activity of the MXR phenotype: the greater the accumulation, the lower the activity, and the lower the accumulation, the greater the activity. Therefore, specimens of fish from each sampling site (three inside the </w:t>
      </w:r>
      <w:r w:rsidR="008B3903">
        <w:rPr>
          <w:rFonts w:ascii="Times New Roman" w:hAnsi="Times New Roman" w:cs="Times New Roman"/>
        </w:rPr>
        <w:t>protected area</w:t>
      </w:r>
      <w:r w:rsidRPr="00426EA8">
        <w:rPr>
          <w:rFonts w:ascii="Times New Roman" w:hAnsi="Times New Roman" w:cs="Times New Roman"/>
        </w:rPr>
        <w:t xml:space="preserve"> and three outside, total of six sampling sites) were transferred to plastic aquariums containing dechlorinated water and rhodamine B at 2,5 µM concentration, staying in this condition for one hour. The aquarium remained under constant aeration and protected from direct light. After exposition, the fish were anesthetized with eugenol and sacrificed for gill sampling. The tissue samples were allocated in </w:t>
      </w:r>
      <w:r w:rsidRPr="00426EA8">
        <w:rPr>
          <w:rFonts w:ascii="Times New Roman" w:hAnsi="Times New Roman" w:cs="Times New Roman"/>
        </w:rPr>
        <w:lastRenderedPageBreak/>
        <w:t xml:space="preserve">Eppendorfs tubes and </w:t>
      </w:r>
      <w:r w:rsidR="00C066F7" w:rsidRPr="00426EA8">
        <w:rPr>
          <w:rFonts w:ascii="Times New Roman" w:hAnsi="Times New Roman" w:cs="Times New Roman"/>
        </w:rPr>
        <w:t>weighed on</w:t>
      </w:r>
      <w:r w:rsidRPr="00426EA8">
        <w:rPr>
          <w:rFonts w:ascii="Times New Roman" w:hAnsi="Times New Roman" w:cs="Times New Roman"/>
        </w:rPr>
        <w:t xml:space="preserve"> an analytical scale. The weight of moist tissue was obtained by subtracting the weight of the previously weighted empty </w:t>
      </w:r>
      <w:r w:rsidR="00C066F7" w:rsidRPr="00426EA8">
        <w:rPr>
          <w:rFonts w:ascii="Times New Roman" w:hAnsi="Times New Roman" w:cs="Times New Roman"/>
        </w:rPr>
        <w:t>Eppendorf</w:t>
      </w:r>
      <w:r w:rsidRPr="00426EA8">
        <w:rPr>
          <w:rFonts w:ascii="Times New Roman" w:hAnsi="Times New Roman" w:cs="Times New Roman"/>
        </w:rPr>
        <w:t xml:space="preserve"> </w:t>
      </w:r>
      <w:r w:rsidR="00C066F7" w:rsidRPr="00426EA8">
        <w:rPr>
          <w:rFonts w:ascii="Times New Roman" w:hAnsi="Times New Roman" w:cs="Times New Roman"/>
        </w:rPr>
        <w:t>tubes. The</w:t>
      </w:r>
      <w:r w:rsidRPr="00426EA8">
        <w:rPr>
          <w:rFonts w:ascii="Times New Roman" w:hAnsi="Times New Roman" w:cs="Times New Roman"/>
        </w:rPr>
        <w:t xml:space="preserve"> tissues were then homogenized with 500 µL of distilled water and the supernatant was transferred in triplicate of 100 µL to a 96-well microplate. The fluorescence intensity of the supernatant (corresponding to the intracellular rhodamine B fluorescence in the tissue) was measured in the microplate reader (S</w:t>
      </w:r>
      <w:r w:rsidR="008B3903">
        <w:rPr>
          <w:rFonts w:ascii="Times New Roman" w:hAnsi="Times New Roman" w:cs="Times New Roman"/>
        </w:rPr>
        <w:t>p</w:t>
      </w:r>
      <w:r w:rsidRPr="00426EA8">
        <w:rPr>
          <w:rFonts w:ascii="Times New Roman" w:hAnsi="Times New Roman" w:cs="Times New Roman"/>
        </w:rPr>
        <w:t xml:space="preserve">ectraMax i3) at 544 nm excitation and 590 nm emission. The fluorescence value was then normalized by the moist tissue weight in </w:t>
      </w:r>
      <w:r w:rsidR="00C066F7" w:rsidRPr="00426EA8">
        <w:rPr>
          <w:rFonts w:ascii="Times New Roman" w:hAnsi="Times New Roman" w:cs="Times New Roman"/>
        </w:rPr>
        <w:t>milligrams</w:t>
      </w:r>
      <w:r w:rsidRPr="00426EA8">
        <w:rPr>
          <w:rFonts w:ascii="Times New Roman" w:hAnsi="Times New Roman" w:cs="Times New Roman"/>
        </w:rPr>
        <w:t xml:space="preserve"> </w:t>
      </w:r>
      <w:r w:rsidR="008B3903">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{"citationID":"QVJlE9w4","properties":{"unsorted":false,"formattedCitation":"(Mac\\uc0\\u234{}do et al., 2019)","plainCitation":"(Macêdo et al., 2019)","noteIndex":0},"citationItems":[{"id":108,"uris":["http://zotero.org/users/11814850/items/Q4WF83WT"],"itemData":{"id":108,"type":"article-journal","abstract":"We investigated the activity of the multixenobiotic resistance (MXR) phenotype, a biological defense system in aquatic organisms, in the fish assemblages of two tropical estuaries with different degrees of environmental impacts, the Paraiba River and Mamanguape River Estuaries. The aim of this work was to compare the activity of the MXR phenotype of different fishes to test the hypothesis that each species has an inherent activity level and to use this activity as a bioindicator of aquatic contamination. We assessed the MXR activity of the gills, using rhodamine B (RB) accumulation assay. The results demonstrated a species‐specific difference in the MXR activity of fishes caught in the same estuarine zone. Also, the pelagic species Eucinostomus melanopterus, Eucinostomus argenteus, and Lutjanus jocu had higher RB accumulation, while the demersal species Sphoeroides testudineus and Sphoeroides greeleyi had the lowest RB accumulation, suggesting that the ecological characteristic of fish in the water column exerts an influence on MXR activity. Besides, we demonstrated the potential of using the gill MXR activity of the key estuarine species, the Brazilian silversides Atherinella brasiliensis, as a tool for biomonitoring estuaries.","container-title":"Journal of Experimental Zoology Part A: Ecological and Integrative Physiology","DOI":"10.1002/jez.2320","ISSN":"2471-5638, 2471-5646","issue":"10","journalAbbreviation":"J Exp Zool Pt A","language":"en","page":"530-539","source":"DOI.org (Crossref)","title":"Estuarine fish assemblages present a species‐specific difference in the multixenobiotics resistance activity","volume":"331","author":[{"family":"Macêdo","given":"Anderson Kelvin Saraiva"},{"family":"Silva","given":"Jicaury Roberta Pereira"},{"family":"Santos","given":"Helio Batista"},{"family":"Thomé","given":"Ralph Gruppi"},{"family":"Vendel","given":"Ana Lúcia"},{"family":"Amado","given":"Enelise Marcelle"}],"issued":{"date-parts":[["2019",12]]}}}],"schema":"https://github.com/citation-style-language/schema/raw/master/csl-citation.json"} </w:instrText>
      </w:r>
      <w:r w:rsidR="008B3903">
        <w:rPr>
          <w:rFonts w:ascii="Times New Roman" w:hAnsi="Times New Roman" w:cs="Times New Roman"/>
        </w:rPr>
        <w:fldChar w:fldCharType="separate"/>
      </w:r>
      <w:r w:rsidR="008B3903" w:rsidRPr="008B3903">
        <w:rPr>
          <w:rFonts w:ascii="Times New Roman" w:hAnsi="Times New Roman" w:cs="Times New Roman"/>
        </w:rPr>
        <w:t>(Macêdo et al., 2019)</w:t>
      </w:r>
      <w:r w:rsidR="008B3903">
        <w:rPr>
          <w:rFonts w:ascii="Times New Roman" w:hAnsi="Times New Roman" w:cs="Times New Roman"/>
        </w:rPr>
        <w:fldChar w:fldCharType="end"/>
      </w:r>
      <w:r w:rsidRPr="00426EA8">
        <w:rPr>
          <w:rFonts w:ascii="Times New Roman" w:hAnsi="Times New Roman" w:cs="Times New Roman"/>
        </w:rPr>
        <w:t>.</w:t>
      </w:r>
    </w:p>
    <w:p w14:paraId="575484DC" w14:textId="034E7811" w:rsidR="007145A4" w:rsidRPr="00426EA8" w:rsidRDefault="005D10FE">
      <w:pPr>
        <w:pStyle w:val="Corpodetexto"/>
        <w:rPr>
          <w:rFonts w:ascii="Times New Roman" w:hAnsi="Times New Roman" w:cs="Times New Roman"/>
        </w:rPr>
      </w:pPr>
      <w:r w:rsidRPr="00426EA8">
        <w:rPr>
          <w:rFonts w:ascii="Times New Roman" w:hAnsi="Times New Roman" w:cs="Times New Roman"/>
          <w:b/>
          <w:bCs/>
        </w:rPr>
        <w:t>Statistical analysis.</w:t>
      </w:r>
      <w:r w:rsidRPr="00426EA8">
        <w:rPr>
          <w:rFonts w:ascii="Times New Roman" w:hAnsi="Times New Roman" w:cs="Times New Roman"/>
        </w:rPr>
        <w:t xml:space="preserve"> Environmental variables were assessed for multivariate collinearity, </w:t>
      </w:r>
      <w:r w:rsidR="008B3903">
        <w:rPr>
          <w:rFonts w:ascii="Times New Roman" w:hAnsi="Times New Roman" w:cs="Times New Roman"/>
        </w:rPr>
        <w:t xml:space="preserve">and had the </w:t>
      </w:r>
      <w:r w:rsidRPr="00426EA8">
        <w:rPr>
          <w:rFonts w:ascii="Times New Roman" w:hAnsi="Times New Roman" w:cs="Times New Roman"/>
        </w:rPr>
        <w:t xml:space="preserve">redundant variables </w:t>
      </w:r>
      <w:r w:rsidR="008B3903">
        <w:rPr>
          <w:rFonts w:ascii="Times New Roman" w:hAnsi="Times New Roman" w:cs="Times New Roman"/>
        </w:rPr>
        <w:t xml:space="preserve">removed or combined </w:t>
      </w:r>
      <w:r w:rsidRPr="00426EA8">
        <w:rPr>
          <w:rFonts w:ascii="Times New Roman" w:hAnsi="Times New Roman" w:cs="Times New Roman"/>
        </w:rPr>
        <w:t xml:space="preserve">to reduce data redundancy, following the approach described by </w:t>
      </w:r>
      <w:r w:rsidR="008B3903" w:rsidRPr="00426EA8">
        <w:rPr>
          <w:rFonts w:ascii="Times New Roman" w:hAnsi="Times New Roman" w:cs="Times New Roman"/>
        </w:rPr>
        <w:t>Legendre &amp; Legendre</w:t>
      </w:r>
      <w:r w:rsidR="008B3903">
        <w:rPr>
          <w:rFonts w:ascii="Times New Roman" w:hAnsi="Times New Roman" w:cs="Times New Roman"/>
        </w:rPr>
        <w:t xml:space="preserve"> </w:t>
      </w:r>
      <w:r w:rsidR="008B3903">
        <w:rPr>
          <w:rFonts w:ascii="Times New Roman" w:hAnsi="Times New Roman" w:cs="Times New Roman"/>
        </w:rPr>
        <w:fldChar w:fldCharType="begin"/>
      </w:r>
      <w:r w:rsidR="008B3903">
        <w:rPr>
          <w:rFonts w:ascii="Times New Roman" w:hAnsi="Times New Roman" w:cs="Times New Roman"/>
        </w:rPr>
        <w:instrText xml:space="preserve"> ADDIN ZOTERO_ITEM CSL_CITATION {"citationID":"9ZYnslWx","properties":{"unsorted":false,"formattedCitation":"(1998)","plainCitation":"(1998)","noteIndex":0},"citationItems":[{"id":914,"uris":["http://zotero.org/users/11814850/items/MM2LK953"],"itemData":{"id":914,"type":"book","collection-title":"Developments in environmental modelling 20","edition":"2nd English ed","number-of-pages":"853","publisher-place":"Amsterdam, The Netherlands ; New York ; Oxford","title":"Numerical Ecology","author":[{"family":"Legendre","given":"P."},{"family":"Legendre","given":"L."}],"issued":{"date-parts":[["1998"]]}},"suppress-author":true}],"schema":"https://github.com/citation-style-language/schema/raw/master/csl-citation.json"} </w:instrText>
      </w:r>
      <w:r w:rsidR="008B3903">
        <w:rPr>
          <w:rFonts w:ascii="Times New Roman" w:hAnsi="Times New Roman" w:cs="Times New Roman"/>
        </w:rPr>
        <w:fldChar w:fldCharType="separate"/>
      </w:r>
      <w:r w:rsidR="008B3903" w:rsidRPr="008B3903">
        <w:rPr>
          <w:rFonts w:ascii="Times New Roman" w:hAnsi="Times New Roman" w:cs="Times New Roman"/>
        </w:rPr>
        <w:t>(1998)</w:t>
      </w:r>
      <w:r w:rsidR="008B3903">
        <w:rPr>
          <w:rFonts w:ascii="Times New Roman" w:hAnsi="Times New Roman" w:cs="Times New Roman"/>
        </w:rPr>
        <w:fldChar w:fldCharType="end"/>
      </w:r>
      <w:r w:rsidRPr="00426EA8">
        <w:rPr>
          <w:rFonts w:ascii="Times New Roman" w:hAnsi="Times New Roman" w:cs="Times New Roman"/>
        </w:rPr>
        <w:t>.</w:t>
      </w:r>
      <w:r w:rsidR="00880580">
        <w:rPr>
          <w:rFonts w:ascii="Times New Roman" w:hAnsi="Times New Roman" w:cs="Times New Roman"/>
        </w:rPr>
        <w:t xml:space="preserve"> </w:t>
      </w:r>
      <w:r w:rsidRPr="00426EA8">
        <w:rPr>
          <w:rFonts w:ascii="Times New Roman" w:hAnsi="Times New Roman" w:cs="Times New Roman"/>
        </w:rPr>
        <w:t xml:space="preserve">These variables were subsequently subjected to Principal Component Analysis (PCA) to evaluate multivariate correlations among sites. Prior to analysis, site morphology and water quality variables were square root transformed, whereas sediment composition and the marginal habitat structure (which were measured as percentages) were arcsine square-root transformed after relativization by column total </w:t>
      </w:r>
      <w:r w:rsidR="00880580">
        <w:rPr>
          <w:rFonts w:ascii="Times New Roman" w:hAnsi="Times New Roman" w:cs="Times New Roman"/>
        </w:rPr>
        <w:fldChar w:fldCharType="begin"/>
      </w:r>
      <w:r w:rsidR="00880580">
        <w:rPr>
          <w:rFonts w:ascii="Times New Roman" w:hAnsi="Times New Roman" w:cs="Times New Roman"/>
        </w:rPr>
        <w:instrText xml:space="preserve"> ADDIN ZOTERO_ITEM CSL_CITATION {"citationID":"V0HVDOvI","properties":{"unsorted":false,"formattedCitation":"(McCune &amp; Grace, 2002)","plainCitation":"(McCune &amp; Grace, 2002)","noteIndex":0},"citationItems":[{"id":173,"uris":["http://zotero.org/users/11814850/items/523GH4LE"],"itemData":{"id":173,"type":"book","note":"type: Book","number-of-pages":"304","publisher":"MjM Software","publisher-place":"Gleneden Beach, Oregon, U.S.A.","title":"Analysis of Ecological Communities","author":[{"family":"McCune","given":"B."},{"family":"Grace","given":"J.B."}],"issued":{"date-parts":[["2002"]]}}}],"schema":"https://github.com/citation-style-language/schema/raw/master/csl-citation.json"} </w:instrText>
      </w:r>
      <w:r w:rsidR="00880580">
        <w:rPr>
          <w:rFonts w:ascii="Times New Roman" w:hAnsi="Times New Roman" w:cs="Times New Roman"/>
        </w:rPr>
        <w:fldChar w:fldCharType="separate"/>
      </w:r>
      <w:r w:rsidR="00880580" w:rsidRPr="00880580">
        <w:rPr>
          <w:rFonts w:ascii="Times New Roman" w:hAnsi="Times New Roman" w:cs="Times New Roman"/>
        </w:rPr>
        <w:t>(McCune &amp; Grace, 2002)</w:t>
      </w:r>
      <w:r w:rsidR="00880580">
        <w:rPr>
          <w:rFonts w:ascii="Times New Roman" w:hAnsi="Times New Roman" w:cs="Times New Roman"/>
        </w:rPr>
        <w:fldChar w:fldCharType="end"/>
      </w:r>
      <w:r w:rsidRPr="00426EA8">
        <w:rPr>
          <w:rFonts w:ascii="Times New Roman" w:hAnsi="Times New Roman" w:cs="Times New Roman"/>
        </w:rPr>
        <w:t xml:space="preserve">. PCA was performed using the </w:t>
      </w:r>
      <w:r w:rsidRPr="00426EA8">
        <w:rPr>
          <w:rStyle w:val="VerbatimChar"/>
          <w:rFonts w:ascii="Times New Roman" w:hAnsi="Times New Roman" w:cs="Times New Roman"/>
          <w:sz w:val="24"/>
        </w:rPr>
        <w:t>FactoMineR</w:t>
      </w:r>
      <w:r w:rsidRPr="00426EA8">
        <w:rPr>
          <w:rFonts w:ascii="Times New Roman" w:hAnsi="Times New Roman" w:cs="Times New Roman"/>
        </w:rPr>
        <w:t xml:space="preserve"> package in R </w:t>
      </w:r>
      <w:r w:rsidR="00880580">
        <w:rPr>
          <w:rFonts w:ascii="Times New Roman" w:hAnsi="Times New Roman" w:cs="Times New Roman"/>
        </w:rPr>
        <w:fldChar w:fldCharType="begin"/>
      </w:r>
      <w:r w:rsidR="00880580">
        <w:rPr>
          <w:rFonts w:ascii="Times New Roman" w:hAnsi="Times New Roman" w:cs="Times New Roman"/>
        </w:rPr>
        <w:instrText xml:space="preserve"> ADDIN ZOTERO_ITEM CSL_CITATION {"citationID":"p5hiCyf1","properties":{"unsorted":false,"formattedCitation":"(L\\uc0\\u234{} et al., 2008)","plainCitation":"(Lê et al., 2008)","noteIndex":0},"citationItems":[{"id":175,"uris":["http://zotero.org/users/11814850/items/JJHCGT7V"],"itemData":{"id":175,"type":"article-journal","container-title":"Journal of Statistical Software","issue":"1","note":"type: Journal Article","page":"1-18","title":"FactoMineR: An R Package for Multivariate Analysis","volume":"25","author":[{"family":"Lê","given":"Sébastien"},{"family":"Josse","given":"Julie"},{"family":"Husson","given":"François"}],"issued":{"date-parts":[["2008"]]}}}],"schema":"https://github.com/citation-style-language/schema/raw/master/csl-citation.json"} </w:instrText>
      </w:r>
      <w:r w:rsidR="00880580">
        <w:rPr>
          <w:rFonts w:ascii="Times New Roman" w:hAnsi="Times New Roman" w:cs="Times New Roman"/>
        </w:rPr>
        <w:fldChar w:fldCharType="separate"/>
      </w:r>
      <w:r w:rsidR="00880580" w:rsidRPr="00880580">
        <w:rPr>
          <w:rFonts w:ascii="Times New Roman" w:hAnsi="Times New Roman" w:cs="Times New Roman"/>
        </w:rPr>
        <w:t>(Lê et al., 2008)</w:t>
      </w:r>
      <w:r w:rsidR="00880580">
        <w:rPr>
          <w:rFonts w:ascii="Times New Roman" w:hAnsi="Times New Roman" w:cs="Times New Roman"/>
        </w:rPr>
        <w:fldChar w:fldCharType="end"/>
      </w:r>
      <w:r w:rsidRPr="00426EA8">
        <w:rPr>
          <w:rFonts w:ascii="Times New Roman" w:hAnsi="Times New Roman" w:cs="Times New Roman"/>
        </w:rPr>
        <w:t>. All variables were centered and scaled to unit of variance.</w:t>
      </w:r>
    </w:p>
    <w:p w14:paraId="575484DD" w14:textId="53E191C2"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To test the hypothesis that physiological biomarkers of fish provide evidence of environmental degradation, all biomarker results were compared with those from Site 1, which served as the reference site for this study. Site 1 was located deep within the protected area, distant from anthropogenic influences, and met the criteria for a Type I site. After ascertaining the non-normality of the study biomarkers, comparisons were performed using one-sided Wilcoxon rank-sum tests to test whether biomarker values at each site were significantly greater than the mean observed at the reference site </w:t>
      </w:r>
      <w:r w:rsidR="00880580">
        <w:rPr>
          <w:rFonts w:ascii="Times New Roman" w:hAnsi="Times New Roman" w:cs="Times New Roman"/>
        </w:rPr>
        <w:fldChar w:fldCharType="begin"/>
      </w:r>
      <w:r w:rsidR="00880580">
        <w:rPr>
          <w:rFonts w:ascii="Times New Roman" w:hAnsi="Times New Roman" w:cs="Times New Roman"/>
        </w:rPr>
        <w:instrText xml:space="preserve"> ADDIN ZOTERO_ITEM CSL_CITATION {"citationID":"bOWoGnNd","properties":{"unsorted":false,"formattedCitation":"(Ross &amp; Willson, 2017; Zar, 2010)","plainCitation":"(Ross &amp; Willson, 2017; Zar, 2010)","noteIndex":0},"citationItems":[{"id":1543,"uris":["http://zotero.org/users/11814850/items/2R35TQ4I"],"itemData":{"id":1543,"type":"book","DOI":"10.1007/978-94-6351-086-8","ISBN":"978-94-6351-086-8","language":"en","license":"http://www.springer.com/tdm","publisher":"SensePublishers","publisher-place":"Rotterdam","source":"DOI.org (Crossref)","title":"Basic and Advanced Statistical Tests: Writing Results Sections and Creating Tables and Figures","URL":"http://link.springer.com/10.1007/978-94-6351-086-8","author":[{"family":"Ross","given":"Amanda"},{"family":"Willson","given":"Victor L."}],"accessed":{"date-parts":[["2026",8,13]]},"issued":{"date-parts":[["2017"]]}}},{"id":424,"uris":["http://zotero.org/users/11814850/items/B2QKWM73"],"itemData":{"id":424,"type":"book","edition":"5","ISBN":"978-0-13-100846-5","language":"en","number-of-pages":"944","publisher":"Prentice Hall","publisher-place":"Upper Saddle River,  New Jersey, USA","source":"K10plus ISBN","title":"Biostatistical Analysis","author":[{"family":"Zar","given":"Jerrold H."}],"issued":{"date-parts":[["2010"]]}}}],"schema":"https://github.com/citation-style-language/schema/raw/master/csl-citation.json"} </w:instrText>
      </w:r>
      <w:r w:rsidR="00880580">
        <w:rPr>
          <w:rFonts w:ascii="Times New Roman" w:hAnsi="Times New Roman" w:cs="Times New Roman"/>
        </w:rPr>
        <w:fldChar w:fldCharType="separate"/>
      </w:r>
      <w:r w:rsidR="00880580" w:rsidRPr="00880580">
        <w:rPr>
          <w:rFonts w:ascii="Times New Roman" w:hAnsi="Times New Roman" w:cs="Times New Roman"/>
        </w:rPr>
        <w:t>(Ross &amp; Willson, 2017; Zar, 2010)</w:t>
      </w:r>
      <w:r w:rsidR="00880580">
        <w:rPr>
          <w:rFonts w:ascii="Times New Roman" w:hAnsi="Times New Roman" w:cs="Times New Roman"/>
        </w:rPr>
        <w:fldChar w:fldCharType="end"/>
      </w:r>
      <w:r w:rsidRPr="00426EA8">
        <w:rPr>
          <w:rFonts w:ascii="Times New Roman" w:hAnsi="Times New Roman" w:cs="Times New Roman"/>
        </w:rPr>
        <w:t xml:space="preserve">. Since no relevant </w:t>
      </w:r>
      <w:r w:rsidR="00C066F7" w:rsidRPr="00426EA8">
        <w:rPr>
          <w:rFonts w:ascii="Times New Roman" w:hAnsi="Times New Roman" w:cs="Times New Roman"/>
        </w:rPr>
        <w:t>difference</w:t>
      </w:r>
      <w:r w:rsidRPr="00426EA8">
        <w:rPr>
          <w:rFonts w:ascii="Times New Roman" w:hAnsi="Times New Roman" w:cs="Times New Roman"/>
        </w:rPr>
        <w:t xml:space="preserve"> was observed across fish species, they were pooled withing sites. All statistical analyses were conducted in the R statistical environment using RStudio </w:t>
      </w:r>
      <w:r w:rsidR="00880580">
        <w:rPr>
          <w:rFonts w:ascii="Times New Roman" w:hAnsi="Times New Roman" w:cs="Times New Roman"/>
        </w:rPr>
        <w:fldChar w:fldCharType="begin"/>
      </w:r>
      <w:r w:rsidR="00880580">
        <w:rPr>
          <w:rFonts w:ascii="Times New Roman" w:hAnsi="Times New Roman" w:cs="Times New Roman"/>
        </w:rPr>
        <w:instrText xml:space="preserve"> ADDIN ZOTERO_ITEM CSL_CITATION {"citationID":"WysUSY5d","properties":{"unsorted":false,"formattedCitation":"(R Development Core Team, 2017; R Studio Team, 2022)","plainCitation":"(R Development Core Team, 2017; R Studio Team, 2022)","noteIndex":0},"citationItems":[{"id":854,"uris":["http://zotero.org/users/11814850/items/CZVBGAKF"],"itemData":{"id":854,"type":"book","publisher":"R Foundation for Statistical Computing","publisher-place":"Austria","title":"R: A language and environment for statistical computing","URL":"https://www.r-project.org/","author":[{"literal":"R Development Core Team"}],"issued":{"date-parts":[["2017"]]}}},{"id":855,"uris":["http://zotero.org/users/11814850/items/3X7H4B8W"],"itemData":{"id":855,"type":"book","publisher":"RStudio, PBC","publisher-place":"Boston, MA","title":"RStudio: Integrated Development Environment for R","URL":"https://posit.co/products/open-source/rstudio/","author":[{"literal":"R Studio Team"}],"issued":{"date-parts":[["2022"]]}}}],"schema":"https://github.com/citation-style-language/schema/raw/master/csl-citation.json"} </w:instrText>
      </w:r>
      <w:r w:rsidR="00880580">
        <w:rPr>
          <w:rFonts w:ascii="Times New Roman" w:hAnsi="Times New Roman" w:cs="Times New Roman"/>
        </w:rPr>
        <w:fldChar w:fldCharType="separate"/>
      </w:r>
      <w:r w:rsidR="00880580" w:rsidRPr="00880580">
        <w:rPr>
          <w:rFonts w:ascii="Times New Roman" w:hAnsi="Times New Roman" w:cs="Times New Roman"/>
        </w:rPr>
        <w:t>(R Development Core Team, 2017; R Studio Team, 2022)</w:t>
      </w:r>
      <w:r w:rsidR="00880580">
        <w:rPr>
          <w:rFonts w:ascii="Times New Roman" w:hAnsi="Times New Roman" w:cs="Times New Roman"/>
        </w:rPr>
        <w:fldChar w:fldCharType="end"/>
      </w:r>
      <w:r w:rsidRPr="00426EA8">
        <w:rPr>
          <w:rFonts w:ascii="Times New Roman" w:hAnsi="Times New Roman" w:cs="Times New Roman"/>
        </w:rPr>
        <w:t>.</w:t>
      </w:r>
    </w:p>
    <w:p w14:paraId="575484DE" w14:textId="77777777" w:rsidR="007145A4" w:rsidRPr="00426EA8" w:rsidRDefault="005D10FE">
      <w:pPr>
        <w:pStyle w:val="Ttulo1"/>
        <w:rPr>
          <w:rFonts w:ascii="Times New Roman" w:hAnsi="Times New Roman" w:cs="Times New Roman"/>
          <w:szCs w:val="24"/>
        </w:rPr>
      </w:pPr>
      <w:bookmarkStart w:id="5" w:name="_Toc238982312"/>
      <w:bookmarkStart w:id="6" w:name="results"/>
      <w:bookmarkEnd w:id="4"/>
      <w:r w:rsidRPr="00426EA8">
        <w:rPr>
          <w:rFonts w:ascii="Times New Roman" w:hAnsi="Times New Roman" w:cs="Times New Roman"/>
          <w:szCs w:val="24"/>
        </w:rPr>
        <w:t>3. Results</w:t>
      </w:r>
      <w:bookmarkEnd w:id="5"/>
    </w:p>
    <w:p w14:paraId="575484DF" w14:textId="4479F97B" w:rsidR="007145A4" w:rsidRPr="00426EA8" w:rsidRDefault="005D10FE">
      <w:pPr>
        <w:pStyle w:val="FirstParagraph"/>
        <w:rPr>
          <w:rFonts w:ascii="Times New Roman" w:hAnsi="Times New Roman" w:cs="Times New Roman"/>
        </w:rPr>
      </w:pPr>
      <w:r w:rsidRPr="00426EA8">
        <w:rPr>
          <w:rFonts w:ascii="Times New Roman" w:hAnsi="Times New Roman" w:cs="Times New Roman"/>
          <w:b/>
          <w:bCs/>
        </w:rPr>
        <w:t>Environmental variables and nutrient concentration.</w:t>
      </w:r>
      <w:r w:rsidRPr="00426EA8">
        <w:rPr>
          <w:rFonts w:ascii="Times New Roman" w:hAnsi="Times New Roman" w:cs="Times New Roman"/>
        </w:rPr>
        <w:t xml:space="preserve"> Water velocity ranged from 0.022 to 0.293 m/s, with the highest values recorded at site 5. Width varied from 1.2 to 7.2 m, while depth ranged from 13.7 to 44.2 cm. Waters were, on average, well oxygenated (from 5.4 to 8.1 mg/L), and cool, with average temperatures from 25.2 to 27.8 °C. Conductivity was high, between 129.0 and 163.3 μS/cm, and pH, neutral to slightly acidic (from 5.5 to 7.0). Turbidity was generally low, although higher values were observed at sites 5 and 6, reaching 17.5 and 29.6 NTU, respectively. Elevation ranged from 41.5 to 112.8 m a.s.l., while the slope reached 50° for some sites. Mud and sand were the main substrate components across all sampled sites, with average cover ranging from 30 to 100% and from 0 to 70%, respectively. Habitat structure varied along the stream course. The reference site (site 1) was characterized by high contributions of overhanging vegetation (90%) and exclusively muddy substrates. Site 2 exhibited similar characteristics, whereas site 3 showed a more reduced habitat complexity. Sites 4–6 displayed greater variation in habitat composition. </w:t>
      </w:r>
      <w:r w:rsidR="00C066F7" w:rsidRPr="00426EA8">
        <w:rPr>
          <w:rFonts w:ascii="Times New Roman" w:hAnsi="Times New Roman" w:cs="Times New Roman"/>
        </w:rPr>
        <w:t>Overall</w:t>
      </w:r>
      <w:r w:rsidRPr="00426EA8">
        <w:rPr>
          <w:rFonts w:ascii="Times New Roman" w:hAnsi="Times New Roman" w:cs="Times New Roman"/>
        </w:rPr>
        <w:t xml:space="preserve">, the habitat structures contributing most were overhanging vegetation, debris, and root masses, although these contributions varied among sites. Aquatic macrophytes and littoral grass were particularly abundant at site 4, contributing on average 35.8% and 39.2%, respectively, whereas root masses represented the dominant habitat structure at site 5 (76.7%). </w:t>
      </w:r>
      <w:r w:rsidRPr="00426EA8">
        <w:rPr>
          <w:rFonts w:ascii="Times New Roman" w:hAnsi="Times New Roman" w:cs="Times New Roman"/>
        </w:rPr>
        <w:lastRenderedPageBreak/>
        <w:t>Sand cover increased downstream, reaching 70% at site 6, where overhanging vegetation was markedly reduced (</w:t>
      </w:r>
      <w:hyperlink w:anchor="tbl-hab_gttable">
        <w:r w:rsidRPr="00426EA8">
          <w:rPr>
            <w:rFonts w:ascii="Times New Roman" w:hAnsi="Times New Roman" w:cs="Times New Roman"/>
          </w:rPr>
          <w:t>Table</w:t>
        </w:r>
        <w:r w:rsidR="00080B07">
          <w:rPr>
            <w:rFonts w:ascii="Times New Roman" w:hAnsi="Times New Roman" w:cs="Times New Roman"/>
          </w:rPr>
          <w:t xml:space="preserve"> </w:t>
        </w:r>
        <w:r w:rsidRPr="00426EA8">
          <w:rPr>
            <w:rFonts w:ascii="Times New Roman" w:hAnsi="Times New Roman" w:cs="Times New Roman"/>
          </w:rPr>
          <w:t>1</w:t>
        </w:r>
      </w:hyperlink>
      <w:r w:rsidRPr="00426EA8">
        <w:rPr>
          <w:rFonts w:ascii="Times New Roman" w:hAnsi="Times New Roman" w:cs="Times New Roman"/>
        </w:rPr>
        <w:t>).</w:t>
      </w:r>
    </w:p>
    <w:p w14:paraId="575484E0" w14:textId="6D0588FF" w:rsidR="007145A4" w:rsidRPr="00426EA8" w:rsidRDefault="005D10FE">
      <w:pPr>
        <w:pStyle w:val="Corpodetexto"/>
        <w:rPr>
          <w:rFonts w:ascii="Times New Roman" w:hAnsi="Times New Roman" w:cs="Times New Roman"/>
        </w:rPr>
      </w:pPr>
      <w:r w:rsidRPr="00426EA8">
        <w:rPr>
          <w:rFonts w:ascii="Times New Roman" w:hAnsi="Times New Roman" w:cs="Times New Roman"/>
        </w:rPr>
        <w:t>Principal Component Analysis (PCA) described the overall environmental structure of the sampling sites and identified the main variables responsible for their spatial differentiation in terms of physicochemical characteristics, channel morphology, substrate composition, and marginal habitat structure (</w:t>
      </w:r>
      <w:hyperlink w:anchor="fig-hab_PCA_fviz">
        <w:r w:rsidRPr="00426EA8">
          <w:rPr>
            <w:rFonts w:ascii="Times New Roman" w:hAnsi="Times New Roman" w:cs="Times New Roman"/>
          </w:rPr>
          <w:t>Figure</w:t>
        </w:r>
        <w:r w:rsidR="00080B07">
          <w:rPr>
            <w:rFonts w:ascii="Times New Roman" w:hAnsi="Times New Roman" w:cs="Times New Roman"/>
          </w:rPr>
          <w:t xml:space="preserve"> </w:t>
        </w:r>
        <w:r w:rsidRPr="00426EA8">
          <w:rPr>
            <w:rFonts w:ascii="Times New Roman" w:hAnsi="Times New Roman" w:cs="Times New Roman"/>
          </w:rPr>
          <w:t>3</w:t>
        </w:r>
      </w:hyperlink>
      <w:r w:rsidRPr="00426EA8">
        <w:rPr>
          <w:rFonts w:ascii="Times New Roman" w:hAnsi="Times New Roman" w:cs="Times New Roman"/>
        </w:rPr>
        <w:t>). The first two principal components explained 57% of the total variance, with the first axis accounting for 31% and the second axis for 26%. The first axis represented a gradient separating sites I and II from sites type IV. Sites type I and II were associated with higher dissolved oxygen concentrations, higher altitude, muddy substrates, and overhanging vegetation, while sites type IV were characterized by greater channel width, average depth, littoral grass, sandy substrate, and higher turbidity. The upper portion of the second axis of the PCA was associated with algae, macrophytes, and channel width, while the lower portion was related to submerged vegetation, root masses, water velocity, turbidity, and sandy substrates. The site type III occupied an intermediate position along the first axis but was clearly distinguished along the second axis by its association with submerged vegetation, root masses, and higher water velocity. Overall, PCA indicated a marked environmental gradient between the sampling sites, with sites IV differing from the upstream sites mainly due to channel morphology and substrate characteristics, while the local habitat structure and aquatic vegetation explained the separation of site type III from the other sites.</w:t>
      </w:r>
    </w:p>
    <w:p w14:paraId="575484E1" w14:textId="595CD26F" w:rsidR="007145A4" w:rsidRPr="00426EA8" w:rsidRDefault="005D10FE">
      <w:pPr>
        <w:pStyle w:val="Corpodetexto"/>
        <w:rPr>
          <w:rFonts w:ascii="Times New Roman" w:hAnsi="Times New Roman" w:cs="Times New Roman"/>
        </w:rPr>
      </w:pPr>
      <w:r w:rsidRPr="00426EA8">
        <w:rPr>
          <w:rFonts w:ascii="Times New Roman" w:hAnsi="Times New Roman" w:cs="Times New Roman"/>
        </w:rPr>
        <w:t>Averaged nutrient concentrations varied among sampling sites (</w:t>
      </w:r>
      <w:hyperlink w:anchor="tbl-nutri_gttable">
        <w:r w:rsidRPr="00426EA8">
          <w:rPr>
            <w:rFonts w:ascii="Times New Roman" w:hAnsi="Times New Roman" w:cs="Times New Roman"/>
          </w:rPr>
          <w:t>Table</w:t>
        </w:r>
        <w:r w:rsidR="00080B07">
          <w:rPr>
            <w:rFonts w:ascii="Times New Roman" w:hAnsi="Times New Roman" w:cs="Times New Roman"/>
          </w:rPr>
          <w:t xml:space="preserve"> </w:t>
        </w:r>
        <w:r w:rsidRPr="00426EA8">
          <w:rPr>
            <w:rFonts w:ascii="Times New Roman" w:hAnsi="Times New Roman" w:cs="Times New Roman"/>
          </w:rPr>
          <w:t>2</w:t>
        </w:r>
      </w:hyperlink>
      <w:r w:rsidRPr="00426EA8">
        <w:rPr>
          <w:rFonts w:ascii="Times New Roman" w:hAnsi="Times New Roman" w:cs="Times New Roman"/>
        </w:rPr>
        <w:t xml:space="preserve">). Ammonia concentrations ranged from 54.8 µg L⁻¹ at the reference site (Site 1) to 243.7 µg L⁻¹ at Site 6, the highest value recorded during the study. Elevated ammonia concentrations were also observed at Sites 4 (81.6 µg L⁻¹) and 5 (80.8 µg L⁻¹), whereas Sites 1–3 exhibited comparatively lower concentrations (54.8–72.0 µg L⁻¹). Nitrite concentrations were too low to be detectable </w:t>
      </w:r>
      <w:r w:rsidR="00C066F7" w:rsidRPr="00426EA8">
        <w:rPr>
          <w:rFonts w:ascii="Times New Roman" w:hAnsi="Times New Roman" w:cs="Times New Roman"/>
        </w:rPr>
        <w:t>for</w:t>
      </w:r>
      <w:r w:rsidRPr="00426EA8">
        <w:rPr>
          <w:rFonts w:ascii="Times New Roman" w:hAnsi="Times New Roman" w:cs="Times New Roman"/>
        </w:rPr>
        <w:t xml:space="preserve"> all sampling sites. Nitrate concentrations ranged from 5.5 to 18.8 µg L⁻¹, with the highest values recorded at Sites 4 and 5. Orthophosphate was detected only at Site 3 (1.0 µg L⁻¹), whereas total phosphorus ranged from undetectable levels at Site 1 to 50.1 µg L⁻¹ at Site 3, with relatively high concentrations also recorded at Site 6 (38.7 µg L⁻¹).</w:t>
      </w:r>
    </w:p>
    <w:p w14:paraId="575484E2" w14:textId="10F99FF0" w:rsidR="007145A4" w:rsidRPr="00426EA8" w:rsidRDefault="005D10FE">
      <w:pPr>
        <w:pStyle w:val="Corpodetexto"/>
        <w:rPr>
          <w:rFonts w:ascii="Times New Roman" w:hAnsi="Times New Roman" w:cs="Times New Roman"/>
        </w:rPr>
      </w:pPr>
      <w:r w:rsidRPr="00426EA8">
        <w:rPr>
          <w:rFonts w:ascii="Times New Roman" w:hAnsi="Times New Roman" w:cs="Times New Roman"/>
          <w:b/>
          <w:bCs/>
        </w:rPr>
        <w:t>Fish community.</w:t>
      </w:r>
      <w:r w:rsidRPr="00426EA8">
        <w:rPr>
          <w:rFonts w:ascii="Times New Roman" w:hAnsi="Times New Roman" w:cs="Times New Roman"/>
        </w:rPr>
        <w:t xml:space="preserve"> A total of six fish species were collected under a standardized sampling effort, so species representation reflected their natural abundances</w:t>
      </w:r>
      <w:r w:rsidR="00553C09">
        <w:rPr>
          <w:rFonts w:ascii="Times New Roman" w:hAnsi="Times New Roman" w:cs="Times New Roman"/>
        </w:rPr>
        <w:t xml:space="preserve"> and sizes</w:t>
      </w:r>
      <w:r w:rsidRPr="00426EA8">
        <w:rPr>
          <w:rFonts w:ascii="Times New Roman" w:hAnsi="Times New Roman" w:cs="Times New Roman"/>
        </w:rPr>
        <w:t xml:space="preserve"> in the study area. Among the families recorded, Characidae was the richest, comprising five species (</w:t>
      </w:r>
      <w:r w:rsidRPr="00426EA8">
        <w:rPr>
          <w:rFonts w:ascii="Times New Roman" w:hAnsi="Times New Roman" w:cs="Times New Roman"/>
          <w:i/>
          <w:iCs/>
        </w:rPr>
        <w:t>Astyanax bimaculatus</w:t>
      </w:r>
      <w:r w:rsidRPr="00426EA8">
        <w:rPr>
          <w:rFonts w:ascii="Times New Roman" w:hAnsi="Times New Roman" w:cs="Times New Roman"/>
        </w:rPr>
        <w:t xml:space="preserve">, </w:t>
      </w:r>
      <w:r w:rsidRPr="00426EA8">
        <w:rPr>
          <w:rFonts w:ascii="Times New Roman" w:hAnsi="Times New Roman" w:cs="Times New Roman"/>
          <w:i/>
          <w:iCs/>
        </w:rPr>
        <w:t>Astyanax fasciatus</w:t>
      </w:r>
      <w:r w:rsidRPr="00426EA8">
        <w:rPr>
          <w:rFonts w:ascii="Times New Roman" w:hAnsi="Times New Roman" w:cs="Times New Roman"/>
        </w:rPr>
        <w:t xml:space="preserve">, </w:t>
      </w:r>
      <w:r w:rsidRPr="00426EA8">
        <w:rPr>
          <w:rFonts w:ascii="Times New Roman" w:hAnsi="Times New Roman" w:cs="Times New Roman"/>
          <w:i/>
          <w:iCs/>
        </w:rPr>
        <w:t>Hemigrammus marginatus</w:t>
      </w:r>
      <w:r w:rsidRPr="00426EA8">
        <w:rPr>
          <w:rFonts w:ascii="Times New Roman" w:hAnsi="Times New Roman" w:cs="Times New Roman"/>
        </w:rPr>
        <w:t xml:space="preserve">, </w:t>
      </w:r>
      <w:r w:rsidRPr="00426EA8">
        <w:rPr>
          <w:rFonts w:ascii="Times New Roman" w:hAnsi="Times New Roman" w:cs="Times New Roman"/>
          <w:i/>
          <w:iCs/>
        </w:rPr>
        <w:t>Hemigrammus rodwayi</w:t>
      </w:r>
      <w:r w:rsidRPr="00426EA8">
        <w:rPr>
          <w:rFonts w:ascii="Times New Roman" w:hAnsi="Times New Roman" w:cs="Times New Roman"/>
        </w:rPr>
        <w:t xml:space="preserve">, and </w:t>
      </w:r>
      <w:r w:rsidRPr="00426EA8">
        <w:rPr>
          <w:rFonts w:ascii="Times New Roman" w:hAnsi="Times New Roman" w:cs="Times New Roman"/>
          <w:i/>
          <w:iCs/>
        </w:rPr>
        <w:t>Hemigrammus unilineatus</w:t>
      </w:r>
      <w:r w:rsidRPr="00426EA8">
        <w:rPr>
          <w:rFonts w:ascii="Times New Roman" w:hAnsi="Times New Roman" w:cs="Times New Roman"/>
        </w:rPr>
        <w:t xml:space="preserve">), whereas Crenuchidae was represented by a single species, </w:t>
      </w:r>
      <w:r w:rsidRPr="00426EA8">
        <w:rPr>
          <w:rFonts w:ascii="Times New Roman" w:hAnsi="Times New Roman" w:cs="Times New Roman"/>
          <w:i/>
          <w:iCs/>
        </w:rPr>
        <w:t>Characidium bimaculatum</w:t>
      </w:r>
      <w:r w:rsidRPr="00426EA8">
        <w:rPr>
          <w:rFonts w:ascii="Times New Roman" w:hAnsi="Times New Roman" w:cs="Times New Roman"/>
        </w:rPr>
        <w:t xml:space="preserve">, from which only one specimen was collected. </w:t>
      </w:r>
      <w:r w:rsidRPr="00426EA8">
        <w:rPr>
          <w:rFonts w:ascii="Times New Roman" w:hAnsi="Times New Roman" w:cs="Times New Roman"/>
          <w:i/>
          <w:iCs/>
        </w:rPr>
        <w:t>Hemigrammus unilineatus</w:t>
      </w:r>
      <w:r w:rsidRPr="00426EA8">
        <w:rPr>
          <w:rFonts w:ascii="Times New Roman" w:hAnsi="Times New Roman" w:cs="Times New Roman"/>
        </w:rPr>
        <w:t xml:space="preserve"> was the most abundant species, representing 66.3% of all individuals analyzed, followed by </w:t>
      </w:r>
      <w:r w:rsidRPr="00426EA8">
        <w:rPr>
          <w:rFonts w:ascii="Times New Roman" w:hAnsi="Times New Roman" w:cs="Times New Roman"/>
          <w:i/>
          <w:iCs/>
        </w:rPr>
        <w:t>Astyanax fasciatus</w:t>
      </w:r>
      <w:r w:rsidRPr="00426EA8">
        <w:rPr>
          <w:rFonts w:ascii="Times New Roman" w:hAnsi="Times New Roman" w:cs="Times New Roman"/>
        </w:rPr>
        <w:t xml:space="preserve"> (14.8%) and </w:t>
      </w:r>
      <w:r w:rsidRPr="00426EA8">
        <w:rPr>
          <w:rFonts w:ascii="Times New Roman" w:hAnsi="Times New Roman" w:cs="Times New Roman"/>
          <w:i/>
          <w:iCs/>
        </w:rPr>
        <w:t>Hemigrammus rodwayi</w:t>
      </w:r>
      <w:r w:rsidRPr="00426EA8">
        <w:rPr>
          <w:rFonts w:ascii="Times New Roman" w:hAnsi="Times New Roman" w:cs="Times New Roman"/>
        </w:rPr>
        <w:t xml:space="preserve"> (11.2%). </w:t>
      </w:r>
      <w:r w:rsidRPr="00426EA8">
        <w:rPr>
          <w:rFonts w:ascii="Times New Roman" w:hAnsi="Times New Roman" w:cs="Times New Roman"/>
          <w:i/>
          <w:iCs/>
        </w:rPr>
        <w:t>Astyanax bimaculatus</w:t>
      </w:r>
      <w:r w:rsidRPr="00426EA8">
        <w:rPr>
          <w:rFonts w:ascii="Times New Roman" w:hAnsi="Times New Roman" w:cs="Times New Roman"/>
        </w:rPr>
        <w:t xml:space="preserve"> accounted for 4.6% of the specimens, whereas </w:t>
      </w:r>
      <w:r w:rsidRPr="00426EA8">
        <w:rPr>
          <w:rFonts w:ascii="Times New Roman" w:hAnsi="Times New Roman" w:cs="Times New Roman"/>
          <w:i/>
          <w:iCs/>
        </w:rPr>
        <w:t>Hemigrammus marginatus</w:t>
      </w:r>
      <w:r w:rsidRPr="00426EA8">
        <w:rPr>
          <w:rFonts w:ascii="Times New Roman" w:hAnsi="Times New Roman" w:cs="Times New Roman"/>
        </w:rPr>
        <w:t xml:space="preserve"> and </w:t>
      </w:r>
      <w:r w:rsidRPr="00426EA8">
        <w:rPr>
          <w:rFonts w:ascii="Times New Roman" w:hAnsi="Times New Roman" w:cs="Times New Roman"/>
          <w:i/>
          <w:iCs/>
        </w:rPr>
        <w:t>Characidium bimaculatum</w:t>
      </w:r>
      <w:r w:rsidRPr="00426EA8">
        <w:rPr>
          <w:rFonts w:ascii="Times New Roman" w:hAnsi="Times New Roman" w:cs="Times New Roman"/>
        </w:rPr>
        <w:t xml:space="preserve"> represented only 2.5% and 0.5%, respectively. Since species representation in the physiological analyses reflected their natural abundances, the number of individuals available was divided for each subsequent biomarker analysis, in order to reflect the natural composition of the fish assemblage. Of the total fish collected, 118 specimens were submitted to the rhodamine B accumulation assay and 78 were used for total plasma protein and moisture content analyses (</w:t>
      </w:r>
      <w:hyperlink w:anchor="fig-counts">
        <w:r w:rsidRPr="00426EA8">
          <w:rPr>
            <w:rFonts w:ascii="Times New Roman" w:hAnsi="Times New Roman" w:cs="Times New Roman"/>
          </w:rPr>
          <w:t>Figure</w:t>
        </w:r>
        <w:r w:rsidR="00080B07">
          <w:rPr>
            <w:rFonts w:ascii="Times New Roman" w:hAnsi="Times New Roman" w:cs="Times New Roman"/>
          </w:rPr>
          <w:t xml:space="preserve"> </w:t>
        </w:r>
        <w:r w:rsidRPr="00426EA8">
          <w:rPr>
            <w:rFonts w:ascii="Times New Roman" w:hAnsi="Times New Roman" w:cs="Times New Roman"/>
          </w:rPr>
          <w:t>4</w:t>
        </w:r>
      </w:hyperlink>
      <w:r w:rsidRPr="00426EA8">
        <w:rPr>
          <w:rFonts w:ascii="Times New Roman" w:hAnsi="Times New Roman" w:cs="Times New Roman"/>
        </w:rPr>
        <w:t xml:space="preserve">). Given its low count, </w:t>
      </w:r>
      <w:r w:rsidRPr="00426EA8">
        <w:rPr>
          <w:rFonts w:ascii="Times New Roman" w:hAnsi="Times New Roman" w:cs="Times New Roman"/>
          <w:i/>
          <w:iCs/>
        </w:rPr>
        <w:t>Characidium bimaculatum</w:t>
      </w:r>
      <w:r w:rsidRPr="00426EA8">
        <w:rPr>
          <w:rFonts w:ascii="Times New Roman" w:hAnsi="Times New Roman" w:cs="Times New Roman"/>
        </w:rPr>
        <w:t xml:space="preserve"> was removed from all biomarker analyses.</w:t>
      </w:r>
    </w:p>
    <w:p w14:paraId="575484E3" w14:textId="6DB78275" w:rsidR="007145A4" w:rsidRPr="00426EA8" w:rsidRDefault="005D10FE">
      <w:pPr>
        <w:pStyle w:val="Corpodetexto"/>
        <w:rPr>
          <w:rFonts w:ascii="Times New Roman" w:hAnsi="Times New Roman" w:cs="Times New Roman"/>
        </w:rPr>
      </w:pPr>
      <w:r w:rsidRPr="00426EA8">
        <w:rPr>
          <w:rFonts w:ascii="Times New Roman" w:hAnsi="Times New Roman" w:cs="Times New Roman"/>
          <w:b/>
          <w:bCs/>
        </w:rPr>
        <w:lastRenderedPageBreak/>
        <w:t>Plasmatic protein dosage.</w:t>
      </w:r>
      <w:r w:rsidRPr="00426EA8">
        <w:rPr>
          <w:rFonts w:ascii="Times New Roman" w:hAnsi="Times New Roman" w:cs="Times New Roman"/>
        </w:rPr>
        <w:t xml:space="preserve"> The number of plasmatic protein dosages (n=44) was smaller than the total number of fish collected for this part of the analysis (n=78), because of the difficulty on collecting blood from smaller specimens and the need to collect a minimum amount of plasma (</w:t>
      </w:r>
      <w:hyperlink w:anchor="fig-prot_tots">
        <w:r w:rsidRPr="00426EA8">
          <w:rPr>
            <w:rFonts w:ascii="Times New Roman" w:hAnsi="Times New Roman" w:cs="Times New Roman"/>
          </w:rPr>
          <w:t>Figure</w:t>
        </w:r>
        <w:r w:rsidR="00553C09">
          <w:rPr>
            <w:rFonts w:ascii="Times New Roman" w:hAnsi="Times New Roman" w:cs="Times New Roman"/>
          </w:rPr>
          <w:t xml:space="preserve"> </w:t>
        </w:r>
        <w:r w:rsidRPr="00426EA8">
          <w:rPr>
            <w:rFonts w:ascii="Times New Roman" w:hAnsi="Times New Roman" w:cs="Times New Roman"/>
          </w:rPr>
          <w:t>5</w:t>
        </w:r>
      </w:hyperlink>
      <w:r w:rsidRPr="00426EA8">
        <w:rPr>
          <w:rFonts w:ascii="Times New Roman" w:hAnsi="Times New Roman" w:cs="Times New Roman"/>
        </w:rPr>
        <w:t>).</w:t>
      </w:r>
    </w:p>
    <w:p w14:paraId="575484E4" w14:textId="77777777" w:rsidR="007145A4" w:rsidRPr="00426EA8" w:rsidRDefault="005D10FE">
      <w:pPr>
        <w:pStyle w:val="Corpodetexto"/>
        <w:rPr>
          <w:rFonts w:ascii="Times New Roman" w:hAnsi="Times New Roman" w:cs="Times New Roman"/>
        </w:rPr>
      </w:pPr>
      <w:r w:rsidRPr="00426EA8">
        <w:rPr>
          <w:rFonts w:ascii="Times New Roman" w:hAnsi="Times New Roman" w:cs="Times New Roman"/>
        </w:rPr>
        <w:t>Plasma total protein concentrations differed between sampling sites when compared with the reference site (Site 1). Mean protein concentrations were significantly higher at the sites 4, 5 and 6 (91.25 ± 5.68, 74.22 ± 3.31 and 74.79 ± 6.55 mg, respectively) than the reference site (33.53 ± 0.32 mg; Wilcoxon rank-sum test, p &lt; 0.02). In contrast, no significant increase was observed at Sites 2 and 3 (29.41 ± 1.59 and 33.75 ± 0.80 mg, respectively; p &gt; 0.4). The highest mean protein concentration was recorded at Site 4, representing an approximately 2.7-fold increase relative to the reference site.</w:t>
      </w:r>
    </w:p>
    <w:p w14:paraId="575484E5" w14:textId="77777777" w:rsidR="007145A4" w:rsidRPr="00426EA8" w:rsidRDefault="005D10FE">
      <w:pPr>
        <w:pStyle w:val="Corpodetexto"/>
        <w:rPr>
          <w:rFonts w:ascii="Times New Roman" w:hAnsi="Times New Roman" w:cs="Times New Roman"/>
        </w:rPr>
      </w:pPr>
      <w:r w:rsidRPr="00426EA8">
        <w:rPr>
          <w:rFonts w:ascii="Times New Roman" w:hAnsi="Times New Roman" w:cs="Times New Roman"/>
          <w:b/>
          <w:bCs/>
        </w:rPr>
        <w:t>Moisture content.</w:t>
      </w:r>
      <w:r w:rsidRPr="00426EA8">
        <w:rPr>
          <w:rFonts w:ascii="Times New Roman" w:hAnsi="Times New Roman" w:cs="Times New Roman"/>
        </w:rPr>
        <w:t xml:space="preserve"> Gill and muscle tissues moisture content showed similar results to plasmatic protein dosage, with gill moisture concentrations being significantly higher than those observed at the reference site (Site 1; 82.82 ± 1.75%) for sites 5 and 6 (mean values of 90.13 ± 1.19% and 93.89 ± 0.98%, Wilcoxon rank-sum test; p &lt; 0.004). No significant increases were detected at Sites 2, 3, or 4 (84.35 ± 1.60%, 85.63 ± 1.94%, and 82.84 ± 0.75%, respectively; p &gt; 0.1 in all cases).</w:t>
      </w:r>
    </w:p>
    <w:p w14:paraId="575484E6" w14:textId="7A3C8C25" w:rsidR="007145A4" w:rsidRPr="00426EA8" w:rsidRDefault="005D10FE">
      <w:pPr>
        <w:pStyle w:val="Corpodetexto"/>
        <w:rPr>
          <w:rFonts w:ascii="Times New Roman" w:hAnsi="Times New Roman" w:cs="Times New Roman"/>
        </w:rPr>
      </w:pPr>
      <w:r w:rsidRPr="00426EA8">
        <w:rPr>
          <w:rFonts w:ascii="Times New Roman" w:hAnsi="Times New Roman" w:cs="Times New Roman"/>
        </w:rPr>
        <w:t>The muscle moisture concentrations at the reference site averaged 80.31 ± 1.48%. Significantly higher values were observed at Sites 4, 5 and 6, where mean moisture concentrations reached 82.38 ± 0.62%, 84.29 ± 0.88% and 86.02 ± 2.49%, respectively (Wilcoxon rank-sum test; p ≤ 0.04). In contrast, moisture concentrations at Sites 2 and 3 (80.11 ± 0.66% and 80.58 ± 0.94%) did not differ significantly from those at the reference site (p &gt; 0.39) (</w:t>
      </w:r>
      <w:hyperlink w:anchor="fig-prot_th">
        <w:r w:rsidRPr="00426EA8">
          <w:rPr>
            <w:rFonts w:ascii="Times New Roman" w:hAnsi="Times New Roman" w:cs="Times New Roman"/>
          </w:rPr>
          <w:t>Figure</w:t>
        </w:r>
        <w:r w:rsidR="00080B07">
          <w:rPr>
            <w:rFonts w:ascii="Times New Roman" w:hAnsi="Times New Roman" w:cs="Times New Roman"/>
          </w:rPr>
          <w:t xml:space="preserve"> </w:t>
        </w:r>
        <w:r w:rsidRPr="00426EA8">
          <w:rPr>
            <w:rFonts w:ascii="Times New Roman" w:hAnsi="Times New Roman" w:cs="Times New Roman"/>
          </w:rPr>
          <w:t>6</w:t>
        </w:r>
      </w:hyperlink>
      <w:r w:rsidRPr="00426EA8">
        <w:rPr>
          <w:rFonts w:ascii="Times New Roman" w:hAnsi="Times New Roman" w:cs="Times New Roman"/>
        </w:rPr>
        <w:t>).</w:t>
      </w:r>
    </w:p>
    <w:p w14:paraId="575484E7" w14:textId="5C55B7D5" w:rsidR="007145A4" w:rsidRPr="00426EA8" w:rsidRDefault="005D10FE">
      <w:pPr>
        <w:pStyle w:val="Corpodetexto"/>
        <w:rPr>
          <w:rFonts w:ascii="Times New Roman" w:hAnsi="Times New Roman" w:cs="Times New Roman"/>
        </w:rPr>
      </w:pPr>
      <w:r w:rsidRPr="00426EA8">
        <w:rPr>
          <w:rFonts w:ascii="Times New Roman" w:hAnsi="Times New Roman" w:cs="Times New Roman"/>
          <w:b/>
          <w:bCs/>
        </w:rPr>
        <w:t>MXR phenotype activity.</w:t>
      </w:r>
      <w:r w:rsidRPr="00426EA8">
        <w:rPr>
          <w:rFonts w:ascii="Times New Roman" w:hAnsi="Times New Roman" w:cs="Times New Roman"/>
        </w:rPr>
        <w:t xml:space="preserve"> Rhodamine B concentrations differed among sampling sites relative to the reference site (Site 1), which exhibited a mean </w:t>
      </w:r>
      <w:r w:rsidR="00114BDE">
        <w:rPr>
          <w:rFonts w:ascii="Times New Roman" w:hAnsi="Times New Roman" w:cs="Times New Roman"/>
        </w:rPr>
        <w:t>value</w:t>
      </w:r>
      <w:r w:rsidR="00114BDE" w:rsidRPr="00426EA8">
        <w:rPr>
          <w:rFonts w:ascii="Times New Roman" w:hAnsi="Times New Roman" w:cs="Times New Roman"/>
        </w:rPr>
        <w:t xml:space="preserve"> </w:t>
      </w:r>
      <w:r w:rsidRPr="00426EA8">
        <w:rPr>
          <w:rFonts w:ascii="Times New Roman" w:hAnsi="Times New Roman" w:cs="Times New Roman"/>
        </w:rPr>
        <w:t>of 38,396.35 ± 4,749.86 RFU mg⁻¹. Significantly higher concentrations were observed at Sites 4, 5 and 6, with mean values of 73,113.69 ± 5,311.65, 67,116.05 ± 7,023.54 and 62,929.41 ± 6,196.21 RFU mg⁻¹, respectively (Wilcoxon rank-sum test; p &lt; 0.01). In contrast, Rhodamine B concentrations at Sites 2 and 3 (16,978.11 ± 2,139.98 and 20,973.12 ± 2,373.55 RFU mg⁻¹, respectively) were actually significantly lower than those observed at the reference site (two-sided Wilcoxon rank-sum test; p &lt; 0.01). The highest mean concentration was recorded at Site 4, corresponding to an approximately 1.9-fold increase relative to the reference site.</w:t>
      </w:r>
    </w:p>
    <w:p w14:paraId="575484E8" w14:textId="77777777" w:rsidR="007145A4" w:rsidRPr="00426EA8" w:rsidRDefault="005D10FE">
      <w:pPr>
        <w:pStyle w:val="Ttulo1"/>
        <w:rPr>
          <w:rFonts w:ascii="Times New Roman" w:hAnsi="Times New Roman" w:cs="Times New Roman"/>
          <w:szCs w:val="24"/>
        </w:rPr>
      </w:pPr>
      <w:bookmarkStart w:id="7" w:name="_Toc238982313"/>
      <w:bookmarkStart w:id="8" w:name="discussion"/>
      <w:bookmarkEnd w:id="6"/>
      <w:r w:rsidRPr="00426EA8">
        <w:rPr>
          <w:rFonts w:ascii="Times New Roman" w:hAnsi="Times New Roman" w:cs="Times New Roman"/>
          <w:szCs w:val="24"/>
        </w:rPr>
        <w:t>4. Discussion</w:t>
      </w:r>
      <w:bookmarkEnd w:id="7"/>
    </w:p>
    <w:p w14:paraId="575484E9" w14:textId="29BE11F3" w:rsidR="007145A4" w:rsidRPr="00426EA8" w:rsidRDefault="005D10FE">
      <w:pPr>
        <w:pStyle w:val="FirstParagraph"/>
        <w:rPr>
          <w:rFonts w:ascii="Times New Roman" w:hAnsi="Times New Roman" w:cs="Times New Roman"/>
        </w:rPr>
      </w:pPr>
      <w:r w:rsidRPr="00426EA8">
        <w:rPr>
          <w:rFonts w:ascii="Times New Roman" w:hAnsi="Times New Roman" w:cs="Times New Roman"/>
        </w:rPr>
        <w:t xml:space="preserve">The Atlantic Forest in Brazil has been widely fragmented, and other than larger areas in the southeast of the country, most of it persists as small fragments in the northeast of Brazil </w:t>
      </w:r>
      <w:r w:rsidR="00080B07">
        <w:rPr>
          <w:rFonts w:ascii="Times New Roman" w:hAnsi="Times New Roman" w:cs="Times New Roman"/>
        </w:rPr>
        <w:fldChar w:fldCharType="begin"/>
      </w:r>
      <w:r w:rsidR="00080B07">
        <w:rPr>
          <w:rFonts w:ascii="Times New Roman" w:hAnsi="Times New Roman" w:cs="Times New Roman"/>
        </w:rPr>
        <w:instrText xml:space="preserve"> ADDIN ZOTERO_ITEM CSL_CITATION {"citationID":"ymb1IvWL","properties":{"unsorted":false,"formattedCitation":"(Pinto &amp; Brito, 2003)","plainCitation":"(Pinto &amp; Brito, 2003)","noteIndex":0},"citationItems":[{"id":1560,"uris":["http://zotero.org/users/11814850/items/RYAQTTHF"],"itemData":{"id":1560,"type":"chapter","call-number":"SD414.B6 A84 2003","collection-title":"State of the Hotspots","container-title":"The Atlantic Forest of South America: Biodiversity Status, Threats, and Outlook","ISBN":"978-1-55963-988-0","note":"page: 488","page":"27-30","publisher":"Island Press","publisher-place":"Washington, DC","source":"Library of Congress ISBN","title":"Dynamics of Biodiversity Loss in the Brazilin Atlantic Forest: An Introduction","editor":[{"family":"Galindo-Leal","given":"Carlos"},{"family":"Câmara","given":"Ibsen Gusmão"}],"author":[{"family":"Pinto","given":"Luiz Paulo"},{"family":"Brito","given":"Maria Cecilia Wey"}],"issued":{"date-parts":[["2003"]]}}}],"schema":"https://github.com/citation-style-language/schema/raw/master/csl-citation.json"} </w:instrText>
      </w:r>
      <w:r w:rsidR="00080B07">
        <w:rPr>
          <w:rFonts w:ascii="Times New Roman" w:hAnsi="Times New Roman" w:cs="Times New Roman"/>
        </w:rPr>
        <w:fldChar w:fldCharType="separate"/>
      </w:r>
      <w:r w:rsidR="00080B07" w:rsidRPr="00080B07">
        <w:rPr>
          <w:rFonts w:ascii="Times New Roman" w:hAnsi="Times New Roman" w:cs="Times New Roman"/>
        </w:rPr>
        <w:t>(Pinto &amp; Brito, 2003)</w:t>
      </w:r>
      <w:r w:rsidR="00080B07">
        <w:rPr>
          <w:rFonts w:ascii="Times New Roman" w:hAnsi="Times New Roman" w:cs="Times New Roman"/>
        </w:rPr>
        <w:fldChar w:fldCharType="end"/>
      </w:r>
      <w:r w:rsidRPr="00426EA8">
        <w:rPr>
          <w:rFonts w:ascii="Times New Roman" w:hAnsi="Times New Roman" w:cs="Times New Roman"/>
        </w:rPr>
        <w:t xml:space="preserve">. The importance of these fragments to the aquatic diversity has been reported by a number of authors </w:t>
      </w:r>
      <w:r w:rsidR="00080B07">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{"citationID":"9eYgCYxi","properties":{"unsorted":false,"formattedCitation":"(Abilhoa et al., 2011; Gouveia et al., 2017; Malabarba, 2006)","plainCitation":"(Abilhoa et al., 2011; Gouveia et al., 2017; Malabarba, 2006)","noteIndex":0},"citationItems":[{"id":723,"uris":["http://zotero.org/users/11814850/items/Y2A96BMA"],"itemData":{"id":723,"type":"chapter","container-title":"Changing Diversity in Changing Environment","DOI":"10.5772/24540","note":"page: 404","page":"259-282","publisher":"IntechOpen, Ltd","publisher-place":"London, UK","title":"Fishes of the Atlantic Rain Forest Streams: Ecological Patterns and Conservation","URL":"https://www.intechopen.com/chapters/23585","author":[{"family":"Abilhoa","given":"Vinicius"},{"family":"Braga","given":"Raul R."},{"family":"Bornatowski","given":"Hugo"},{"family":"Vitule","given":"Jean R. S."}],"editor":[{"family":"Grillo","given":"Oscar"},{"family":"Venora","given":"Gianfranco"}],"issued":{"date-parts":[["2011"]]}}},{"id":50,"uris":["http://zotero.org/users/11814850/items/HG6WGBBH"],"itemData":{"id":50,"type":"article-journal","abstract":"The removal and management of the Atlantic Forest over the past centuries caused the destruction of most of this ecosystem. Among the few remaining areas of Atlantic Forest north of the São Francisco River is the Reserva Biológica (REBIO) Guaribas. This study inventoried the ichthyofauna of the REBIO Guaribas (Mamanguape, Paraíba) and its surroundings. Two streams were sampled bimonthly (1 within the REBIO and the other adjacent to it) and another 11 additional sites were sampled once, resulting in 18 species of fish (7 families and 7 orders). Characiformes was the most representative order, with12 species. This species list is an important tool for impact assessments as well as conservation and management plans, given the current state of knowledge about Brazilian rivers and streams, especially those of the northeastern Atlantic Forest.","archive_location":"2823","container-title":"Check List","DOI":"10.15560/13.5.581","ISSN":"1809-127X","issue":"5","journalAbbreviation":"CheckList","language":"en","license":"http://creativecommons.org/licenses/by/4.0/","page":"581-590","source":"DOI.org (Crossref)","title":"Ichthyofauna of the Reserva Biológica Guaribas and surrounding areas, state of Paraíba, Brazil","volume":"13","author":[{"family":"Gouveia","given":"Rafaela Santos Dias"},{"family":"Lira","given":"Giordânya Lays De Almeida"},{"family":"Anselmo Ramos","given":"Telton Pedro"},{"family":"Medeiros","given":"Elvio Sergio Figueredo"}],"issued":{"date-parts":[["2017",10,6]]}}},{"id":813,"uris":["http://zotero.org/users/11814850/items/M7FQBL9I"],"itemData":{"id":813,"type":"article-journal","container-title":"Neotropical Ichthyology","DOI":"10.1590/S1679-62252006000300012","issue":"3","note":"type: Journal Article","page":"377-377","title":"Peixes de Riachos da Mata Atlântica nas Unidades de Conservação do Vale do Rio Ribeira de Iguape no Estado de São Paulo","volume":"4","author":[{"family":"Malabarba","given":"Luiz R."}],"issued":{"date-parts":[["2006"]]}}}],"schema":"https://github.com/citation-style-language/schema/raw/master/csl-citation.json"} </w:instrText>
      </w:r>
      <w:r w:rsidR="00080B07">
        <w:rPr>
          <w:rFonts w:ascii="Times New Roman" w:hAnsi="Times New Roman" w:cs="Times New Roman"/>
        </w:rPr>
        <w:fldChar w:fldCharType="separate"/>
      </w:r>
      <w:r w:rsidR="00080B07" w:rsidRPr="00080B07">
        <w:rPr>
          <w:rFonts w:ascii="Times New Roman" w:hAnsi="Times New Roman" w:cs="Times New Roman"/>
        </w:rPr>
        <w:t>(Abilhoa et al., 2011; Gouveia et al., 2017; Malabarba, 2006)</w:t>
      </w:r>
      <w:r w:rsidR="00080B07">
        <w:rPr>
          <w:rFonts w:ascii="Times New Roman" w:hAnsi="Times New Roman" w:cs="Times New Roman"/>
        </w:rPr>
        <w:fldChar w:fldCharType="end"/>
      </w:r>
      <w:r w:rsidRPr="00426EA8">
        <w:rPr>
          <w:rFonts w:ascii="Times New Roman" w:hAnsi="Times New Roman" w:cs="Times New Roman"/>
        </w:rPr>
        <w:t xml:space="preserve">, even though they have often been overlooked </w:t>
      </w:r>
      <w:r w:rsidR="00080B07">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{"citationID":"0NLz3Jzr","properties":{"unsorted":false,"formattedCitation":"(Pereira et al., 2026)","plainCitation":"(Pereira et al., 2026)","noteIndex":0},"citationItems":[{"id":1360,"uris":["http://zotero.org/users/11814850/items/HY73H43E"],"itemData":{"id":1360,"type":"article-journal","abstract":"Tropical forests have experienced increasing fragmentation, transforming the landscape into small landscape elements (SLEs). Our study aimed to assess the rates of change in small fragments (&lt;10 ha) and their drivers in the Atlantic Forest. We carried out a land use classification based on 26 RapidEye satellite images acquired between 2011 and 2015, resulting in six classes: urban areas, water bodies, permanent agriculture, temporary agriculture, vegetation, and others. We fitted a random forest model at the scene level for each fragment change rate as a function of landscape, climate, terrain, and soil variables. Our findings pointed out a net increase in the area of small fragments, with the greatest gains observed in the Vale do Rio Doce region. The rates of increment into the vegetation class showed high and positive values for the entire Atlantic Forest in Minas Gerais. Overall, vegetation cover increased by an amount corresponding to 28% of the domain's native area. These dynamics resulted in negative values of net area change, since most of the small fragments expanded and were incorporated into larger fragments. Land use classes in the surrounding matrix were identified as the main drivers for small fragments, showing that local characteristics have a greater influence on small fragment dynamics. Finaly, our results provide insights into the importance of protecting small fragments, and the elaboration of public policies that encourage the expansion of these fragments in terms of area. These strategies could lead to benefits for the forest cover of the Atlantic Forest.","container-title":"Biological Conservation","DOI":"https://doi.org/10.1016/j.biocon.2026.111958","ISSN":"0006-3207","page":"Article 111958","title":"How important are small fragments for restoration in the central portion of the Atlantic Forest?","volume":"321","author":[{"family":"Pereira","given":"Kelly Marianne Guimarães"},{"family":"Cordeiro","given":"Natielle Gomes"},{"family":"Suzuki","given":"Ludimilla Portela Zambaldi Lima"},{"family":"Berg","given":"Eduardo","dropping-particle":"van den"}],"issued":{"date-parts":[["2026"]]}}}],"schema":"https://github.com/citation-style-language/schema/raw/master/csl-citation.json"} </w:instrText>
      </w:r>
      <w:r w:rsidR="00080B07">
        <w:rPr>
          <w:rFonts w:ascii="Times New Roman" w:hAnsi="Times New Roman" w:cs="Times New Roman"/>
        </w:rPr>
        <w:fldChar w:fldCharType="separate"/>
      </w:r>
      <w:r w:rsidR="00080B07" w:rsidRPr="00080B07">
        <w:rPr>
          <w:rFonts w:ascii="Times New Roman" w:hAnsi="Times New Roman" w:cs="Times New Roman"/>
        </w:rPr>
        <w:t>(Pereira et al., 2026)</w:t>
      </w:r>
      <w:r w:rsidR="00080B07">
        <w:rPr>
          <w:rFonts w:ascii="Times New Roman" w:hAnsi="Times New Roman" w:cs="Times New Roman"/>
        </w:rPr>
        <w:fldChar w:fldCharType="end"/>
      </w:r>
      <w:r w:rsidRPr="00426EA8">
        <w:rPr>
          <w:rFonts w:ascii="Times New Roman" w:hAnsi="Times New Roman" w:cs="Times New Roman"/>
        </w:rPr>
        <w:t xml:space="preserve">, along with their ecological services and hydrological health. Our hypothesis that increased pressure and degradation of the surrounding environment of an Atlantic Forest stream can be linked to physiological responses of fish by ecophysiological markers was supported, as shown by a clear increase in all biomarkers from sites outside the protected area, in comparison with the reference site. Furthermore, sites within the </w:t>
      </w:r>
      <w:r w:rsidRPr="00426EA8">
        <w:rPr>
          <w:rFonts w:ascii="Times New Roman" w:hAnsi="Times New Roman" w:cs="Times New Roman"/>
        </w:rPr>
        <w:lastRenderedPageBreak/>
        <w:t>protected area did not differ significantly from the reference site, regardless of their type (I or II)</w:t>
      </w:r>
      <w:r w:rsidR="000F396B">
        <w:rPr>
          <w:rFonts w:ascii="Times New Roman" w:hAnsi="Times New Roman" w:cs="Times New Roman"/>
        </w:rPr>
        <w:t xml:space="preserve">, with sites 2 and 3 having rhodamine B values actually lower than those from the reference site. </w:t>
      </w:r>
    </w:p>
    <w:p w14:paraId="575484EA" w14:textId="3FCBFB0C"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These results demonstrate that, not only the physiological condition of fish can vary consistently with the environmental gradient </w:t>
      </w:r>
      <w:r w:rsidR="0013013C">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{"citationID":"qlHAf6qS","properties":{"unsorted":false,"formattedCitation":"(Mac\\uc0\\u234{}do et al., 2019)","plainCitation":"(Macêdo et al., 2019)","noteIndex":0},"citationItems":[{"id":108,"uris":["http://zotero.org/users/11814850/items/Q4WF83WT"],"itemData":{"id":108,"type":"article-journal","abstract":"We investigated the activity of the multixenobiotic resistance (MXR) phenotype, a biological defense system in aquatic organisms, in the fish assemblages of two tropical estuaries with different degrees of environmental impacts, the Paraiba River and Mamanguape River Estuaries. The aim of this work was to compare the activity of the MXR phenotype of different fishes to test the hypothesis that each species has an inherent activity level and to use this activity as a bioindicator of aquatic contamination. We assessed the MXR activity of the gills, using rhodamine B (RB) accumulation assay. The results demonstrated a species‐specific difference in the MXR activity of fishes caught in the same estuarine zone. Also, the pelagic species Eucinostomus melanopterus, Eucinostomus argenteus, and Lutjanus jocu had higher RB accumulation, while the demersal species Sphoeroides testudineus and Sphoeroides greeleyi had the lowest RB accumulation, suggesting that the ecological characteristic of fish in the water column exerts an influence on MXR activity. Besides, we demonstrated the potential of using the gill MXR activity of the key estuarine species, the Brazilian silversides Atherinella brasiliensis, as a tool for biomonitoring estuaries.","container-title":"Journal of Experimental Zoology Part A: Ecological and Integrative Physiology","DOI":"10.1002/jez.2320","ISSN":"2471-5638, 2471-5646","issue":"10","journalAbbreviation":"J Exp Zool Pt A","language":"en","page":"530-539","source":"DOI.org (Crossref)","title":"Estuarine fish assemblages present a species‐specific difference in the multixenobiotics resistance activity","volume":"331","author":[{"family":"Macêdo","given":"Anderson Kelvin Saraiva"},{"family":"Silva","given":"Jicaury Roberta Pereira"},{"family":"Santos","given":"Helio Batista"},{"family":"Thomé","given":"Ralph Gruppi"},{"family":"Vendel","given":"Ana Lúcia"},{"family":"Amado","given":"Enelise Marcelle"}],"issued":{"date-parts":[["2019",12]]}}}],"schema":"https://github.com/citation-style-language/schema/raw/master/csl-citation.json"} </w:instrText>
      </w:r>
      <w:r w:rsidR="0013013C">
        <w:rPr>
          <w:rFonts w:ascii="Times New Roman" w:hAnsi="Times New Roman" w:cs="Times New Roman"/>
        </w:rPr>
        <w:fldChar w:fldCharType="separate"/>
      </w:r>
      <w:r w:rsidR="0013013C" w:rsidRPr="0013013C">
        <w:rPr>
          <w:rFonts w:ascii="Times New Roman" w:hAnsi="Times New Roman" w:cs="Times New Roman"/>
        </w:rPr>
        <w:t>(Macêdo et al., 2019)</w:t>
      </w:r>
      <w:r w:rsidR="0013013C">
        <w:rPr>
          <w:rFonts w:ascii="Times New Roman" w:hAnsi="Times New Roman" w:cs="Times New Roman"/>
        </w:rPr>
        <w:fldChar w:fldCharType="end"/>
      </w:r>
      <w:r w:rsidRPr="00426EA8">
        <w:rPr>
          <w:rFonts w:ascii="Times New Roman" w:hAnsi="Times New Roman" w:cs="Times New Roman"/>
        </w:rPr>
        <w:t xml:space="preserve">, but observable changes can be measured in small head water streams, even though they are surrounded by a mosaic of different degrees of management of the riparian zone </w:t>
      </w:r>
      <w:r w:rsidR="0013013C">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{"citationID":"WjX8FirH","properties":{"unsorted":false,"formattedCitation":"(Gouveia et al., 2017)","plainCitation":"(Gouveia et al., 2017)","noteIndex":0},"citationItems":[{"id":50,"uris":["http://zotero.org/users/11814850/items/HG6WGBBH"],"itemData":{"id":50,"type":"article-journal","abstract":"The removal and management of the Atlantic Forest over the past centuries caused the destruction of most of this ecosystem. Among the few remaining areas of Atlantic Forest north of the São Francisco River is the Reserva Biológica (REBIO) Guaribas. This study inventoried the ichthyofauna of the REBIO Guaribas (Mamanguape, Paraíba) and its surroundings. Two streams were sampled bimonthly (1 within the REBIO and the other adjacent to it) and another 11 additional sites were sampled once, resulting in 18 species of fish (7 families and 7 orders). Characiformes was the most representative order, with12 species. This species list is an important tool for impact assessments as well as conservation and management plans, given the current state of knowledge about Brazilian rivers and streams, especially those of the northeastern Atlantic Forest.","archive_location":"2823","container-title":"Check List","DOI":"10.15560/13.5.581","ISSN":"1809-127X","issue":"5","journalAbbreviation":"CheckList","language":"en","license":"http://creativecommons.org/licenses/by/4.0/","page":"581-590","source":"DOI.org (Crossref)","title":"Ichthyofauna of the Reserva Biológica Guaribas and surrounding areas, state of Paraíba, Brazil","volume":"13","author":[{"family":"Gouveia","given":"Rafaela Santos Dias"},{"family":"Lira","given":"Giordânya Lays De Almeida"},{"family":"Anselmo Ramos","given":"Telton Pedro"},{"family":"Medeiros","given":"Elvio Sergio Figueredo"}],"issued":{"date-parts":[["2017",10,6]]}}}],"schema":"https://github.com/citation-style-language/schema/raw/master/csl-citation.json"} </w:instrText>
      </w:r>
      <w:r w:rsidR="0013013C">
        <w:rPr>
          <w:rFonts w:ascii="Times New Roman" w:hAnsi="Times New Roman" w:cs="Times New Roman"/>
        </w:rPr>
        <w:fldChar w:fldCharType="separate"/>
      </w:r>
      <w:r w:rsidR="0013013C" w:rsidRPr="0013013C">
        <w:rPr>
          <w:rFonts w:ascii="Times New Roman" w:hAnsi="Times New Roman" w:cs="Times New Roman"/>
        </w:rPr>
        <w:t>(Gouveia et al., 2017)</w:t>
      </w:r>
      <w:r w:rsidR="0013013C">
        <w:rPr>
          <w:rFonts w:ascii="Times New Roman" w:hAnsi="Times New Roman" w:cs="Times New Roman"/>
        </w:rPr>
        <w:fldChar w:fldCharType="end"/>
      </w:r>
      <w:r w:rsidRPr="00426EA8">
        <w:rPr>
          <w:rFonts w:ascii="Times New Roman" w:hAnsi="Times New Roman" w:cs="Times New Roman"/>
        </w:rPr>
        <w:t xml:space="preserve">. Interestingly, Ondei et al. </w:t>
      </w:r>
      <w:r w:rsidR="0013013C">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{"citationID":"4InpeteA","properties":{"unsorted":false,"formattedCitation":"(2020)","plainCitation":"(2020)","noteIndex":0},"citationItems":[{"id":102,"uris":["http://zotero.org/users/11814850/items/QE93YTRP"],"itemData":{"id":102,"type":"article-journal","abstract":"Drought can be viewd as a perturbation in running waters and fish are often trapped in isolated pools, where deterioration of water quality may be stressful. We investigated how this extreme condition influences response of oxidative stress biomarkers. The response of the characid Astyanax elachylepis was assessed during the dry and rainy seasons in intermittent and perennial (control) sites in streams from Brazilian savannah (Cerrado). We predicted that the biomarkers would be enhanced in the dry season in intermittent streams only due the environmentally harsh conditions in the few isolated pools that remain filled with water. As predicted, fish from the intermittent stream in the dry season presented higher gill MDA values, indicating greater stress. In the liver, MDA values were higher in the dry season for both intermittent and perennial streams, suggesting a generalized seasonal response. As expected, some antioxidant response enzymes changed in the intermittent sites during the dry season. Therefore, oxidative stress biomarkers vary seasonally, with greater increase in intermittent sites. These evidences contribute for the understanding of the spatio-temporal variation of the fish responses and fish resistance to perturbations by drought in tropical environments.","container-title":"Neotropical Ichthyology","DOI":"10.1590/1982-0224-2019-0130","ISSN":"1982-0224, 1679-6225","issue":"2","journalAbbreviation":"Neotrop. ichthyol.","language":"en","license":"http://creativecommons.org/licenses/by/4.0/","page":"e190130","source":"DOI.org (Crossref)","title":"Fish biomarker responses to perturbation by drought in streams","volume":"18","author":[{"family":"Ondei","given":"Luciana De Souza"},{"family":"Teresa","given":"Fabrício Barreto"},{"family":"Garcia","given":"Danielly Pereira"},{"family":"Felício","given":"Andréia Arantes"},{"family":"Da Silva","given":"Danilo Grünig Humberto"},{"family":"De Almeida","given":"Eduardo Alves"}],"issued":{"date-parts":[["2020"]]}},"suppress-author":true}],"schema":"https://github.com/citation-style-language/schema/raw/master/csl-citation.json"} </w:instrText>
      </w:r>
      <w:r w:rsidR="0013013C">
        <w:rPr>
          <w:rFonts w:ascii="Times New Roman" w:hAnsi="Times New Roman" w:cs="Times New Roman"/>
        </w:rPr>
        <w:fldChar w:fldCharType="separate"/>
      </w:r>
      <w:r w:rsidR="0013013C" w:rsidRPr="0013013C">
        <w:rPr>
          <w:rFonts w:ascii="Times New Roman" w:hAnsi="Times New Roman" w:cs="Times New Roman"/>
        </w:rPr>
        <w:t>(2020)</w:t>
      </w:r>
      <w:r w:rsidR="0013013C">
        <w:rPr>
          <w:rFonts w:ascii="Times New Roman" w:hAnsi="Times New Roman" w:cs="Times New Roman"/>
        </w:rPr>
        <w:fldChar w:fldCharType="end"/>
      </w:r>
      <w:r w:rsidRPr="00426EA8">
        <w:rPr>
          <w:rFonts w:ascii="Times New Roman" w:hAnsi="Times New Roman" w:cs="Times New Roman"/>
        </w:rPr>
        <w:t xml:space="preserve"> results show a low spatial response in fish biomarkers, indicating (according to these authors) that fish do not respond to certain spatial scales. Even though they point out that this is a desirable property, since biomonitoring is based on the deviation from a given reference site </w:t>
      </w:r>
      <w:r w:rsidR="0013013C">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{"citationID":"WonDicym","properties":{"unsorted":false,"formattedCitation":"(Sanchez et al., 2013)","plainCitation":"(Sanchez et al., 2013)","noteIndex":0},"citationItems":[{"id":1627,"uris":["http://zotero.org/users/11814850/items/ACJZQXG9"],"itemData":{"id":1627,"type":"article-journal","container-title":"Environmental Science and Pollution Research","DOI":"10.1007/s11356-012-1359-1","ISSN":"0944-1344, 1614-7499","issue":"5","journalAbbreviation":"Environ Sci Pollut Res","language":"en","license":"http://www.springer.com/tdm","page":"2721-2725","source":"DOI.org (Crossref)","title":"A novel “Integrated Biomarker Response” calculation based on reference deviation concept","volume":"20","author":[{"family":"Sanchez","given":"Wilfried"},{"family":"Burgeot","given":"Thierry"},{"family":"Porcher","given":"Jean-Marc"}],"issued":{"date-parts":[["2013",5]]}}}],"schema":"https://github.com/citation-style-language/schema/raw/master/csl-citation.json"} </w:instrText>
      </w:r>
      <w:r w:rsidR="0013013C">
        <w:rPr>
          <w:rFonts w:ascii="Times New Roman" w:hAnsi="Times New Roman" w:cs="Times New Roman"/>
        </w:rPr>
        <w:fldChar w:fldCharType="separate"/>
      </w:r>
      <w:r w:rsidR="0013013C" w:rsidRPr="0013013C">
        <w:rPr>
          <w:rFonts w:ascii="Times New Roman" w:hAnsi="Times New Roman" w:cs="Times New Roman"/>
        </w:rPr>
        <w:t>(Sanchez et al., 2013)</w:t>
      </w:r>
      <w:r w:rsidR="0013013C">
        <w:rPr>
          <w:rFonts w:ascii="Times New Roman" w:hAnsi="Times New Roman" w:cs="Times New Roman"/>
        </w:rPr>
        <w:fldChar w:fldCharType="end"/>
      </w:r>
      <w:r w:rsidRPr="00426EA8">
        <w:rPr>
          <w:rFonts w:ascii="Times New Roman" w:hAnsi="Times New Roman" w:cs="Times New Roman"/>
        </w:rPr>
        <w:t>, in our results, the short scale response of the biomarkers in comparison with the reference site is an advantage, since we were able to detect short-scale changes in fish physiological condition in response to local environmental modifications.</w:t>
      </w:r>
    </w:p>
    <w:p w14:paraId="575484EB" w14:textId="4FE7C20E"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Such modifications were clearly revealed by the environmental variables analyses, which separated between the relatively preserved upstream sites and downstream sites characterized by greater turbidity, increased sandy substrate, reduced overhanging vegetation, and higher concentrations of ammonia and nitrate. It is well registered in the literature the close association between the riparian zone and the stream fauna </w:t>
      </w:r>
      <w:r w:rsidR="00337C50">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{"citationID":"vjHNf87F","properties":{"unsorted":false,"formattedCitation":"(Peressin et al., 2020; Terra et al., 2016)","plainCitation":"(Peressin et al., 2020; Terra et al., 2016)","noteIndex":0},"citationItems":[{"id":1626,"uris":["http://zotero.org/users/11814850/items/PXEVTAP2"],"itemData":{"id":1626,"type":"article-journal","abstract":"ABSTRACT Trophic structure of fish assemblages is one of the most sensitive indicators of changes in streams environments. Since it is crucial to understand the response of trophic groups to habitat alteration, our study aimed to address this research gap by assessing the influence of substrate composition, meso-habitat variability, and bank stability, on the richness, biomass, and number of individuals of carnivores, invertivores, omnivores, and herbivorous-detritivores. Using an electrofishing device, we sampled 13 Atlantic rainforest streams reaches in a degradation gradient, located in the upper Paranapanema river basin. Sample points were ranked using a physical habitat index. More pristine streams had high availability of twigs, trunks, rocks and boulders in the substrate, great meso-habitat variability, and the presence of roots, trunks, and rocks in the margins. Canonical correlations between habitat characteristics and trophic groups explained more than 90% of data variability. Richness and number of individuals of invertivores increased in more preserved stream reaches, while richness of carnivores and number of individuals of omnivores decreased. These results demonstrate that trophic structure varies according to level of degradation, and that invertivore richness represents the best indicator of fish trophic structure responses to physical habitat alterations in streams.\n          , \n            RESUMO A estrutura trófica da assembleia de peixes é um dos indicadores mais sensíveis a alterações ambientais em riachos. Considerando a relevância de entender a resposta de grupos tróficos à alteração ambiental, este estudo buscou preencher esta lacuna científica avaliando a influência da composição do substrato, variabilidade de meso-hábitats e estabilidade das margens sobre riqueza, biomassa e número de indivíduos de peixes carnívoros, invertívoros, onívoros e herbívoros-detritívoros. Amostramos com pesca elétrica 13 trechos de riachos de Mata Atlântica com estado de conservação variável, localizados na parte superior da bacia do alto rio Paranapanema. Os pontos amostrais foram ranqueados pelo índice de hábitat fisico. Riachos mais presevados apresentaram mais galhos, troncos, matacões e blocos no substrato, maior variabilidade de meso-hábitats e maior quantidade de raízes, troncos e rochas nas margens. As correlações canônicas explicaram mais de 90% da variabilidade dos dados. A riqueza e o número de indivíduos de invertívoros aumentaram em riachos mais preservados, enquanto que a riqueza de carnívoros e o número de indivíduos onívoros diminuíram. Estes resultados demonstram que a estrutura trófica varia em resposta ao nível de preservação, e que a riqueza de invertívoros é o melhor indicador de respostas da estrutura trófica às alterações do hábitat em riachos.","container-title":"Neotropical Ichthyology","DOI":"10.1590/1982-0224-2019-0076","ISSN":"1982-0224, 1679-6225","issue":"2","journalAbbreviation":"Neotrop. ichthyol.","license":"http://creativecommons.org/licenses/by/4.0/","page":"e190076","source":"DOI.org (Crossref)","title":"Physical habitat as predictor of fish trophic structure in Brazilian Atlantic rainforest streams","volume":"18","author":[{"family":"Peressin","given":"Alexandre"},{"family":"Casarim","given":"Ruanny"},{"family":"Prado","given":"Ivo Gavião"},{"family":"Cetra","given":"Mauricio"}],"issued":{"date-parts":[["2020"]]}}},{"id":1625,"uris":["http://zotero.org/users/11814850/items/HBPX7ISK"],"itemData":{"id":1625,"type":"article-journal","abstract":"Abstract\n            \n              Streams are under environmental pressures acting at different scales that influence the ecological organisation of their fish assemblages. However, the relative influence of the different scale‐related variables on assemblage composition and function is poorly understood. We evaluated the importance of local‐ and catchment‐scale environmental variables, as well as the spatial structure of the sampling sites, in shaping fish assemblages in Atlantic Forest streams. Local‐scale variables were those measured at the sampling sites, describing the local habitat conditions (e.g. depth, substrate type, altitude). Catchment‐scale variables were those integrating the upstream landscape of the sampling sites (e.g. catchment land use). Spatial distances were calculated from watercourse distance using principal coordinates of neighbour matrices. Altogether, 28 local and seven catchment variables were initially subjected to two processes of eliminating co‐linearity. Redundancy analysis was applied to the three matrices (spatial, local and catchment) to quantify the variance in the structure of the fish assemblages explained by each matrix. Local variables explained more variability in both taxonomic and functional assemblage structure, than catchment and spatial variables. Local variables also changed along the longitudinal gradient, which consequently influenced fish assemblage structure. This pattern was also influenced by anthropogenic alteration and non‐native species, which were more abundant in downstream sites. These results highlight the need to assess\n              A\n              tlantic\n              F\n              orest streams under different environmental scales, especially through the use of quantitative local‐scale metrics, and to consider the effects of longitudinal patterns in structuring fish assemblages when developing and implementing monitoring programmes, impact studies and conservation plans.","container-title":"Ecology of Freshwater Fish","DOI":"10.1111/eff.12231","ISSN":"0906-6691, 1600-0633","issue":"4","journalAbbreviation":"Ecology of Freshwater Fish","language":"en","license":"http://onlinelibrary.wiley.com/termsAndConditions#vor","page":"527-544","source":"DOI.org (Crossref)","title":"Fish assemblages in Atlantic Forest streams: the relative influence of local and catchment environments on taxonomic and functional species","title-short":"Fish assemblages in &lt;span style=\"font-variant","volume":"25","author":[{"family":"Terra","given":"Bianca De F."},{"family":"Hughes","given":"Robert M."},{"family":"Araújo","given":"Francisco G."}],"issued":{"date-parts":[["2016",10]]}}}],"schema":"https://github.com/citation-style-language/schema/raw/master/csl-citation.json"} </w:instrText>
      </w:r>
      <w:r w:rsidR="00337C50">
        <w:rPr>
          <w:rFonts w:ascii="Times New Roman" w:hAnsi="Times New Roman" w:cs="Times New Roman"/>
        </w:rPr>
        <w:fldChar w:fldCharType="separate"/>
      </w:r>
      <w:r w:rsidR="00337C50" w:rsidRPr="00337C50">
        <w:rPr>
          <w:rFonts w:ascii="Times New Roman" w:hAnsi="Times New Roman" w:cs="Times New Roman"/>
        </w:rPr>
        <w:t>(Peressin et al., 2020; Terra et al., 2016)</w:t>
      </w:r>
      <w:r w:rsidR="00337C50">
        <w:rPr>
          <w:rFonts w:ascii="Times New Roman" w:hAnsi="Times New Roman" w:cs="Times New Roman"/>
        </w:rPr>
        <w:fldChar w:fldCharType="end"/>
      </w:r>
      <w:r w:rsidRPr="00426EA8">
        <w:rPr>
          <w:rFonts w:ascii="Times New Roman" w:hAnsi="Times New Roman" w:cs="Times New Roman"/>
        </w:rPr>
        <w:t>, yet our study highlights another important association which are changes in the environmental characteristics of the riparian zone and the associated responses in fish physiology to the management and degradation of their surrounding terrestrial habitat in the scale of a small head water stream.</w:t>
      </w:r>
    </w:p>
    <w:p w14:paraId="575484EC" w14:textId="0A334FFC"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This spatial pattern was also reflected in fish biomarkers, as total plasma protein concentrations and tissue moisture were greater in the downstream sites, which were the most environmentally altered. Interestingly, fish from the reference and other upstream sites (withing the protected area) showed comparatively similar responses </w:t>
      </w:r>
      <w:r w:rsidR="00337C50">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{"citationID":"3ayay7jy","properties":{"unsorted":false,"formattedCitation":"(Quiroz-Jara et al., 2021)","plainCitation":"(Quiroz-Jara et al., 2021)","noteIndex":0},"citationItems":[{"id":1622,"uris":["http://zotero.org/users/11814850/items/W7HH9VRP"],"itemData":{"id":1622,"type":"article-journal","container-title":"Environmental Management","DOI":"10.1007/s00267-021-01465-y","ISSN":"0364-152X, 1432-1009","issue":"6","journalAbbreviation":"Environmental Management","language":"en","page":"1145-1157","source":"DOI.org (Crossref)","title":"Integrated physiological biomarkers responses in wild fish exposed to the anthropogenic gradient in the Biobío river, south-central Chile","volume":"67","author":[{"family":"Quiroz-Jara","given":"Mauricio"},{"family":"Casini","given":"Silvia"},{"family":"Fossi","given":"Maria Cristina"},{"family":"Orrego","given":"Rodrigo"},{"family":"Gavilán","given":"Juan F."},{"family":"Barra","given":"Ricardo"}],"issued":{"date-parts":[["2021",6]]}}}],"schema":"https://github.com/citation-style-language/schema/raw/master/csl-citation.json"} </w:instrText>
      </w:r>
      <w:r w:rsidR="00337C50">
        <w:rPr>
          <w:rFonts w:ascii="Times New Roman" w:hAnsi="Times New Roman" w:cs="Times New Roman"/>
        </w:rPr>
        <w:fldChar w:fldCharType="separate"/>
      </w:r>
      <w:r w:rsidR="00337C50" w:rsidRPr="00337C50">
        <w:rPr>
          <w:rFonts w:ascii="Times New Roman" w:hAnsi="Times New Roman" w:cs="Times New Roman"/>
        </w:rPr>
        <w:t>(Quiroz-Jara et al., 2021)</w:t>
      </w:r>
      <w:r w:rsidR="00337C50">
        <w:rPr>
          <w:rFonts w:ascii="Times New Roman" w:hAnsi="Times New Roman" w:cs="Times New Roman"/>
        </w:rPr>
        <w:fldChar w:fldCharType="end"/>
      </w:r>
      <w:r w:rsidRPr="00426EA8">
        <w:rPr>
          <w:rFonts w:ascii="Times New Roman" w:hAnsi="Times New Roman" w:cs="Times New Roman"/>
        </w:rPr>
        <w:t xml:space="preserve">. In a similar study, but using different biomarkers, Cazenave et al. </w:t>
      </w:r>
      <w:r w:rsidR="00337C50">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{"citationID":"UBsMEtoP","properties":{"unsorted":false,"formattedCitation":"(2009)","plainCitation":"(2009)","noteIndex":0},"citationItems":[{"id":104,"uris":["http://zotero.org/users/11814850/items/2HG6K4Z3"],"itemData":{"id":104,"type":"article-journal","abstract":"This ﬁeld study assessed water quality of Salado River basin by using a set of biomarkers in the ﬁsh Prochilodus lineatus. Multiple biomarkers were measured, including morphological indexes (condition factor, liver somatic index), hematological (red and white blood cells) and biochemical (glucose, total protein and cholinesterase activity) parameters. Besides, detoxication and oxidative stress markers (antioxidant enzymes, lipid peroxidation) were measured in liver, gills and kidney. Despite water quality assessment did not show marked differences among sites, biomarkers responses indicate that ﬁsh are living under stressful environmental conditions. According to multivariate analysis glucose, glutathione S-transferase activity, lipid peroxidation levels and the count of white blood cells are key biomarkers to contribute to discrimination of sites. So, we suggest use those biomarkers in future monitoring of freshwater aquatic systems.","container-title":"Environmental Pollution","DOI":"10.1016/j.envpol.2009.05.055","ISSN":"02697491","issue":"11","journalAbbreviation":"Environmental Pollution","language":"en","license":"https://www.elsevier.com/tdm/userlicense/1.0/","page":"3025-3033","source":"DOI.org (Crossref)","title":"Multiple biomarkers responses in &lt;i&gt;Prochilodus lineatus&lt;/i&gt; allowed assessing changes in the water quality of Salado River basin (Santa Fe, Argentina)","volume":"157","author":[{"family":"Cazenave","given":"Jimena"},{"family":"Bacchetta","given":"Carla"},{"family":"Parma","given":"María J."},{"family":"Scarabotti","given":"Pablo A."},{"family":"Wunderlin","given":"Daniel A."}],"issued":{"date-parts":[["2009",11]]}},"suppress-author":true}],"schema":"https://github.com/citation-style-language/schema/raw/master/csl-citation.json"} </w:instrText>
      </w:r>
      <w:r w:rsidR="00337C50">
        <w:rPr>
          <w:rFonts w:ascii="Times New Roman" w:hAnsi="Times New Roman" w:cs="Times New Roman"/>
        </w:rPr>
        <w:fldChar w:fldCharType="separate"/>
      </w:r>
      <w:r w:rsidR="00337C50" w:rsidRPr="00337C50">
        <w:rPr>
          <w:rFonts w:ascii="Times New Roman" w:hAnsi="Times New Roman" w:cs="Times New Roman"/>
        </w:rPr>
        <w:t>(2009)</w:t>
      </w:r>
      <w:r w:rsidR="00337C50">
        <w:rPr>
          <w:rFonts w:ascii="Times New Roman" w:hAnsi="Times New Roman" w:cs="Times New Roman"/>
        </w:rPr>
        <w:fldChar w:fldCharType="end"/>
      </w:r>
      <w:r w:rsidRPr="00426EA8">
        <w:rPr>
          <w:rFonts w:ascii="Times New Roman" w:hAnsi="Times New Roman" w:cs="Times New Roman"/>
        </w:rPr>
        <w:t xml:space="preserve"> observed that </w:t>
      </w:r>
      <w:r w:rsidR="00C066F7" w:rsidRPr="00426EA8">
        <w:rPr>
          <w:rFonts w:ascii="Times New Roman" w:hAnsi="Times New Roman" w:cs="Times New Roman"/>
        </w:rPr>
        <w:t>even</w:t>
      </w:r>
      <w:r w:rsidRPr="00426EA8">
        <w:rPr>
          <w:rFonts w:ascii="Times New Roman" w:hAnsi="Times New Roman" w:cs="Times New Roman"/>
        </w:rPr>
        <w:t xml:space="preserve"> though water quality </w:t>
      </w:r>
      <w:r w:rsidR="00C066F7" w:rsidRPr="00426EA8">
        <w:rPr>
          <w:rFonts w:ascii="Times New Roman" w:hAnsi="Times New Roman" w:cs="Times New Roman"/>
        </w:rPr>
        <w:t>parameters</w:t>
      </w:r>
      <w:r w:rsidRPr="00426EA8">
        <w:rPr>
          <w:rFonts w:ascii="Times New Roman" w:hAnsi="Times New Roman" w:cs="Times New Roman"/>
        </w:rPr>
        <w:t xml:space="preserve"> did differ among study sites, biomarkers responses indicated that fish were living under stressful environmental conditions. On the other hand, Haredi et al. </w:t>
      </w:r>
      <w:r w:rsidR="00337C50">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weJuFGUl","properties":{"unsorted":false,"formattedCitation":"(2020)","plainCitation":"(2020)","noteIndex":0},"citationItems":[{"id":1551,"uris":["http://zotero.org/users/11814850/items/69F3XHHD"],"itemData":{"id":1551,"type":"article-journal","container-title":"Toxicology and Environmental Health Sciences","DOI":"10.1007/s13530-020-00042-w","ISSN":"2005-9752, 2233-7784","issue":"3","journalAbbreviation":"Toxicol. Environ. Health Sci.","language":"en","page":"247-255","source":"DOI.org (Crossref)","title":"Lake Edku pollutants induced biochemical and histopathological alterations in muscle tissues of Nile Tilapia (&lt;i&gt;Oreochromis niloticus&lt;/i&gt;)","volume":"12","author":[{"family":"Haredi","given":"Afaf Mohamed M."},{"family":"Mourad","given":"Mohamed"},{"family":"Tanekhy","given":"Mahmoud"},{"family":"Wassif","given":"Ekbal"},{"family":"Abdel-Tawab","given":"Hanem S."}],"issued":{"date-parts":[["2020",9]]}},"suppress-author":true}],"schema":"https://github.com/citation-style-language/schema/raw/master/csl-citation.json"} </w:instrText>
      </w:r>
      <w:r w:rsidR="00337C50">
        <w:rPr>
          <w:rFonts w:ascii="Times New Roman" w:hAnsi="Times New Roman" w:cs="Times New Roman"/>
        </w:rPr>
        <w:fldChar w:fldCharType="separate"/>
      </w:r>
      <w:r w:rsidR="00337C50" w:rsidRPr="00337C50">
        <w:rPr>
          <w:rFonts w:ascii="Times New Roman" w:hAnsi="Times New Roman" w:cs="Times New Roman"/>
        </w:rPr>
        <w:t>(2020)</w:t>
      </w:r>
      <w:r w:rsidR="00337C50">
        <w:rPr>
          <w:rFonts w:ascii="Times New Roman" w:hAnsi="Times New Roman" w:cs="Times New Roman"/>
        </w:rPr>
        <w:fldChar w:fldCharType="end"/>
      </w:r>
      <w:r w:rsidRPr="00426EA8">
        <w:rPr>
          <w:rFonts w:ascii="Times New Roman" w:hAnsi="Times New Roman" w:cs="Times New Roman"/>
        </w:rPr>
        <w:t xml:space="preserve"> showed a clear association between low quality of physical and chemical parameters and increased responses of fish biomarkers. In our study, we not only observed measurable physiological responses of fish, but we were also able to discern these responses across the different levels of environmental disturbance. Together, these results suggest that the protection provided by the REBIO is associated with relatively preserved riparian zone, leading to reduced physiological </w:t>
      </w:r>
      <w:r w:rsidR="00337C50">
        <w:rPr>
          <w:rFonts w:ascii="Times New Roman" w:hAnsi="Times New Roman" w:cs="Times New Roman"/>
        </w:rPr>
        <w:t>disturbance</w:t>
      </w:r>
      <w:r w:rsidRPr="00426EA8">
        <w:rPr>
          <w:rFonts w:ascii="Times New Roman" w:hAnsi="Times New Roman" w:cs="Times New Roman"/>
        </w:rPr>
        <w:t xml:space="preserve">, while environmental pressures occurring beyond the protected area are accompanied by detectable responses of the </w:t>
      </w:r>
      <w:r w:rsidR="00002423" w:rsidRPr="00426EA8">
        <w:rPr>
          <w:rFonts w:ascii="Times New Roman" w:hAnsi="Times New Roman" w:cs="Times New Roman"/>
        </w:rPr>
        <w:t>biomarkers</w:t>
      </w:r>
      <w:r w:rsidRPr="00426EA8">
        <w:rPr>
          <w:rFonts w:ascii="Times New Roman" w:hAnsi="Times New Roman" w:cs="Times New Roman"/>
        </w:rPr>
        <w:t xml:space="preserve"> evaluated </w:t>
      </w:r>
      <w:r w:rsidR="00337C50">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{"citationID":"B91hD1zc","properties":{"unsorted":false,"formattedCitation":"(Ghisi et al., 2022)","plainCitation":"(Ghisi et al., 2022)","noteIndex":0},"citationItems":[{"id":1623,"uris":["http://zotero.org/users/11814850/items/TJQST8NR"],"itemData":{"id":1623,"type":"article-journal","container-title":"Hydrobiologia","DOI":"10.1007/s10750-020-04460-2","ISSN":"0018-8158, 1573-5117","issue":"20","journalAbbreviation":"Hydrobiologia","language":"en","page":"4587-4604","source":"DOI.org (Crossref)","title":"Environmental assessment of Neotropical streams using fish as bioindicators: a multibiomarker and integrated approach","title-short":"Environmental assessment of Neotropical streams using fish as bioindicators","volume":"849","author":[{"family":"Ghisi","given":"Nédia De Castilhos"},{"family":"Larentis","given":"Crislei"},{"family":"Oliveira","given":"Elton Celton De"},{"family":"Neves","given":"Mayara Pereira"},{"family":"Zavaski","given":"Arielli Giachini"},{"family":"Roque","given":"Aliciane De Almeida"},{"family":"Wachtel","given":"Catia Cappelli"},{"family":"Silva","given":"Ana Paula Da"},{"family":"Lima","given":"Emanuele Barreto Stange De"},{"family":"Costa","given":"Giovanni De Oliveira Nagasawa"},{"family":"Amorim","given":"Joao Paulo De Arruda"},{"family":"Ribeiro","given":"Ciro Alberto De Oliveira"},{"family":"Delariva","given":"Rosilene Luciana"}],"issued":{"date-parts":[["2022",11]]}}}],"schema":"https://github.com/citation-style-language/schema/raw/master/csl-citation.json"} </w:instrText>
      </w:r>
      <w:r w:rsidR="00337C50">
        <w:rPr>
          <w:rFonts w:ascii="Times New Roman" w:hAnsi="Times New Roman" w:cs="Times New Roman"/>
        </w:rPr>
        <w:fldChar w:fldCharType="separate"/>
      </w:r>
      <w:r w:rsidR="00337C50" w:rsidRPr="00337C50">
        <w:rPr>
          <w:rFonts w:ascii="Times New Roman" w:hAnsi="Times New Roman" w:cs="Times New Roman"/>
        </w:rPr>
        <w:t>(Ghisi et al., 2022)</w:t>
      </w:r>
      <w:r w:rsidR="00337C50">
        <w:rPr>
          <w:rFonts w:ascii="Times New Roman" w:hAnsi="Times New Roman" w:cs="Times New Roman"/>
        </w:rPr>
        <w:fldChar w:fldCharType="end"/>
      </w:r>
      <w:r w:rsidRPr="00426EA8">
        <w:rPr>
          <w:rFonts w:ascii="Times New Roman" w:hAnsi="Times New Roman" w:cs="Times New Roman"/>
        </w:rPr>
        <w:t>.</w:t>
      </w:r>
    </w:p>
    <w:p w14:paraId="575484ED" w14:textId="768CB22E"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Regarding possible temporal patterns, it is worth noting that the present study was conducted during the summer, when inputs from the riparian zone are lower, and stressful conditions are expected to be higher due to the reduced water flow and consequent concentration of chemicals in the water, as also observed by Ondei et al. </w:t>
      </w:r>
      <w:r w:rsidR="00337C50">
        <w:rPr>
          <w:rFonts w:ascii="Times New Roman" w:hAnsi="Times New Roman" w:cs="Times New Roman"/>
        </w:rPr>
        <w:fldChar w:fldCharType="begin"/>
      </w:r>
      <w:r w:rsidR="00337C50">
        <w:rPr>
          <w:rFonts w:ascii="Times New Roman" w:hAnsi="Times New Roman" w:cs="Times New Roman"/>
        </w:rPr>
        <w:instrText xml:space="preserve"> ADDIN ZOTERO_ITEM CSL_CITATION {"citationID":"TaQX3mxj","properties":{"unsorted":false,"formattedCitation":"(2020)","plainCitation":"(2020)","noteIndex":0},"citationItems":[{"id":102,"uris":["http://zotero.org/users/11814850/items/QE93YTRP"],"itemData":{"id":102,"type":"article-journal","abstract":"Drought can be viewd as a perturbation in running waters and fish are often trapped in isolated pools, where deterioration of water quality may be stressful. We investigated how this extreme condition influences response of oxidative stress biomarkers. The response of the characid Astyanax elachylepis was assessed during the dry and rainy seasons in intermittent and perennial (control) sites in streams from Brazilian savannah (Cerrado). We predicted that the biomarkers would be enhanced in the dry season in intermittent streams only due the environmentally harsh conditions in the few isolated pools that remain filled with water. As predicted, fish from the intermittent stream in the dry season presented higher gill MDA values, indicating greater stress. In the liver, MDA values were higher in the dry season for both intermittent and perennial streams, suggesting a generalized seasonal response. As expected, some antioxidant response enzymes changed in the intermittent sites during the dry season. Therefore, oxidative stress biomarkers vary seasonally, with greater increase in intermittent sites. These evidences contribute for the understanding of the spatio-temporal variation of the fish responses and fish resistance to perturbations by drought in tropical environments.","container-title":"Neotropical Ichthyology","DOI":"10.1590/1982-0224-2019-0130","ISSN":"1982-0224, 1679-6225","issue":"2","journalAbbreviation":"Neotrop. ichthyol.","language":"en","license":"http://creativecommons.org/licenses/by/4.0/","page":"e190130","source":"DOI.org (Crossref)","title":"Fish biomarker responses to perturbation by drought in streams","volume":"18","author":[{"family":"Ondei","given":"Luciana De Souza"},{"family":"Teresa","given":"Fabrício Barreto"},{"family":"Garcia","given":"Danielly Pereira"},{"family":"Felício","given":"Andréia Arantes"},{"family":"Da Silva","given":"Danilo Grünig Humberto"},{"family":"De Almeida","given":"Eduardo Alves"}],"issued":{"date-parts":[["2020"]]}},"suppress-author":true}],"schema":"https://github.com/citation-style-language/schema/raw/master/csl-citation.json"} </w:instrText>
      </w:r>
      <w:r w:rsidR="00337C50">
        <w:rPr>
          <w:rFonts w:ascii="Times New Roman" w:hAnsi="Times New Roman" w:cs="Times New Roman"/>
        </w:rPr>
        <w:fldChar w:fldCharType="separate"/>
      </w:r>
      <w:r w:rsidR="00337C50" w:rsidRPr="00337C50">
        <w:rPr>
          <w:rFonts w:ascii="Times New Roman" w:hAnsi="Times New Roman" w:cs="Times New Roman"/>
        </w:rPr>
        <w:t>(2020)</w:t>
      </w:r>
      <w:r w:rsidR="00337C50">
        <w:rPr>
          <w:rFonts w:ascii="Times New Roman" w:hAnsi="Times New Roman" w:cs="Times New Roman"/>
        </w:rPr>
        <w:fldChar w:fldCharType="end"/>
      </w:r>
      <w:r w:rsidRPr="00426EA8">
        <w:rPr>
          <w:rFonts w:ascii="Times New Roman" w:hAnsi="Times New Roman" w:cs="Times New Roman"/>
        </w:rPr>
        <w:t xml:space="preserve">. During the rainy season, the catchment basin is integrated, and even though there is more runoff from the terrestrial environment, the greater volume of water and connectivity among aquatic habitats may enhance the dilution and transport of dissolved and particulate pollutants </w:t>
      </w:r>
      <w:r w:rsidR="00337C50">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{"citationID":"Avomo9Lb","properties":{"unsorted":false,"formattedCitation":"(see Sanchez et al., 2007)","plainCitation":"(see Sanchez et al., 2007)","noteIndex":0},"citationItems":[{"id":1624,"uris":["http://zotero.org/users/11814850/items/B3ZDGWIJ"],"itemData":{"id":1624,"type":"article-journal","container-title":"Ecotoxicology","DOI":"10.1007/s10646-006-0131-z","ISSN":"0963-9292, 1573-3017","issue":"2","journalAbbreviation":"Ecotoxicology","language":"en","license":"http://www.springer.com/tdm","page":"279-287","source":"DOI.org (Crossref)","title":"Preliminary investigation of multi-biomarker responses in three-spined stickleback (&lt;i&gt;Gasterosteus aculeatus&lt;/i&gt; L.) sampled in contaminated streams","volume":"16","author":[{"family":"Sanchez","given":"Wilfried"},{"family":"Aït-Aïssa","given":"Sélim"},{"family":"Palluel","given":"Olivier"},{"family":"Ditche","given":"Jean-Maxence"},{"family":"Porcher","given":"Jean-Marc"}],"issued":{"date-parts":[["2007",2,16]]}},"prefix":"see "}],"schema":"https://github.com/citation-style-language/schema/raw/master/csl-citation.json"} </w:instrText>
      </w:r>
      <w:r w:rsidR="00337C50">
        <w:rPr>
          <w:rFonts w:ascii="Times New Roman" w:hAnsi="Times New Roman" w:cs="Times New Roman"/>
        </w:rPr>
        <w:fldChar w:fldCharType="separate"/>
      </w:r>
      <w:r w:rsidR="00337C50" w:rsidRPr="00337C50">
        <w:rPr>
          <w:rFonts w:ascii="Times New Roman" w:hAnsi="Times New Roman" w:cs="Times New Roman"/>
        </w:rPr>
        <w:t>(see Sanchez et al., 2007)</w:t>
      </w:r>
      <w:r w:rsidR="00337C50">
        <w:rPr>
          <w:rFonts w:ascii="Times New Roman" w:hAnsi="Times New Roman" w:cs="Times New Roman"/>
        </w:rPr>
        <w:fldChar w:fldCharType="end"/>
      </w:r>
      <w:r w:rsidRPr="00426EA8">
        <w:rPr>
          <w:rFonts w:ascii="Times New Roman" w:hAnsi="Times New Roman" w:cs="Times New Roman"/>
        </w:rPr>
        <w:t xml:space="preserve">. Thus, the conditions observed during the summer may represent a period of greater environmental constraint for aquatic organisms, particularly in sites where reduced flow and water retention intensify the effects of </w:t>
      </w:r>
      <w:r w:rsidRPr="00426EA8">
        <w:rPr>
          <w:rFonts w:ascii="Times New Roman" w:hAnsi="Times New Roman" w:cs="Times New Roman"/>
        </w:rPr>
        <w:lastRenderedPageBreak/>
        <w:t xml:space="preserve">local disturbances </w:t>
      </w:r>
      <w:r w:rsidR="00147812">
        <w:rPr>
          <w:rFonts w:ascii="Times New Roman" w:hAnsi="Times New Roman" w:cs="Times New Roman"/>
        </w:rPr>
        <w:fldChar w:fldCharType="begin"/>
      </w:r>
      <w:r w:rsidR="00147812">
        <w:rPr>
          <w:rFonts w:ascii="Times New Roman" w:hAnsi="Times New Roman" w:cs="Times New Roman"/>
        </w:rPr>
        <w:instrText xml:space="preserve"> ADDIN ZOTERO_ITEM CSL_CITATION {"citationID":"sctbIO5T","properties":{"unsorted":false,"formattedCitation":"(Sanchez et al., 2010)","plainCitation":"(Sanchez et al., 2010)","noteIndex":0},"citationItems":[{"id":1621,"uris":["http://zotero.org/users/11814850/items/ZGMZKW5T"],"itemData":{"id":1621,"type":"article-journal","container-title":"Environment International","DOI":"10.1016/j.envint.2010.02.006","ISSN":"01604120","issue":"4","journalAbbreviation":"Environment International","language":"en","license":"https://www.elsevier.com/tdm/userlicense/1.0/","page":"377-382","source":"DOI.org (Crossref)","title":"Comparison of two reference systems for biomarker data analysis in a freshwater biomonitoring context","volume":"36","author":[{"family":"Sanchez","given":"Wilfried"},{"family":"Piccini","given":"Benjamin"},{"family":"Maillot-Maréchal","given":"Emmanuelle"},{"family":"Porcher","given":"Jean-Marc"}],"issued":{"date-parts":[["2010",5]]}}}],"schema":"https://github.com/citation-style-language/schema/raw/master/csl-citation.json"} </w:instrText>
      </w:r>
      <w:r w:rsidR="00147812">
        <w:rPr>
          <w:rFonts w:ascii="Times New Roman" w:hAnsi="Times New Roman" w:cs="Times New Roman"/>
        </w:rPr>
        <w:fldChar w:fldCharType="separate"/>
      </w:r>
      <w:r w:rsidR="00147812" w:rsidRPr="00147812">
        <w:rPr>
          <w:rFonts w:ascii="Times New Roman" w:hAnsi="Times New Roman" w:cs="Times New Roman"/>
        </w:rPr>
        <w:t>(Sanchez et al., 2010)</w:t>
      </w:r>
      <w:r w:rsidR="00147812">
        <w:rPr>
          <w:rFonts w:ascii="Times New Roman" w:hAnsi="Times New Roman" w:cs="Times New Roman"/>
        </w:rPr>
        <w:fldChar w:fldCharType="end"/>
      </w:r>
      <w:r w:rsidR="00147812">
        <w:rPr>
          <w:rFonts w:ascii="Times New Roman" w:hAnsi="Times New Roman" w:cs="Times New Roman"/>
        </w:rPr>
        <w:t>.</w:t>
      </w:r>
      <w:r w:rsidRPr="00426EA8">
        <w:rPr>
          <w:rFonts w:ascii="Times New Roman" w:hAnsi="Times New Roman" w:cs="Times New Roman"/>
        </w:rPr>
        <w:t xml:space="preserve"> This line of thought, </w:t>
      </w:r>
      <w:r w:rsidR="00632F26" w:rsidRPr="00426EA8">
        <w:rPr>
          <w:rFonts w:ascii="Times New Roman" w:hAnsi="Times New Roman" w:cs="Times New Roman"/>
        </w:rPr>
        <w:t>as well as</w:t>
      </w:r>
      <w:r w:rsidRPr="00426EA8">
        <w:rPr>
          <w:rFonts w:ascii="Times New Roman" w:hAnsi="Times New Roman" w:cs="Times New Roman"/>
        </w:rPr>
        <w:t xml:space="preserve"> the </w:t>
      </w:r>
      <w:r w:rsidR="00C066F7" w:rsidRPr="00426EA8">
        <w:rPr>
          <w:rFonts w:ascii="Times New Roman" w:hAnsi="Times New Roman" w:cs="Times New Roman"/>
        </w:rPr>
        <w:t>longitudinal</w:t>
      </w:r>
      <w:r w:rsidRPr="00426EA8">
        <w:rPr>
          <w:rFonts w:ascii="Times New Roman" w:hAnsi="Times New Roman" w:cs="Times New Roman"/>
        </w:rPr>
        <w:t xml:space="preserve"> effects of unpolluted water from the upper reaches to the more polluted downstream waters, remain to be evaluated, since, mainly during the rainy season, water flow from the upper and </w:t>
      </w:r>
      <w:r w:rsidR="00C066F7" w:rsidRPr="00426EA8">
        <w:rPr>
          <w:rFonts w:ascii="Times New Roman" w:hAnsi="Times New Roman" w:cs="Times New Roman"/>
        </w:rPr>
        <w:t>protected</w:t>
      </w:r>
      <w:r w:rsidRPr="00426EA8">
        <w:rPr>
          <w:rFonts w:ascii="Times New Roman" w:hAnsi="Times New Roman" w:cs="Times New Roman"/>
        </w:rPr>
        <w:t xml:space="preserve"> reaches may flush chemical and biological pollutants from the lower reaches.</w:t>
      </w:r>
    </w:p>
    <w:p w14:paraId="575484EE" w14:textId="4D51AAFC" w:rsidR="007145A4" w:rsidRDefault="005D10FE">
      <w:pPr>
        <w:pStyle w:val="Corpodetexto"/>
        <w:rPr>
          <w:rFonts w:ascii="Times New Roman" w:hAnsi="Times New Roman" w:cs="Times New Roman"/>
        </w:rPr>
      </w:pPr>
      <w:r w:rsidRPr="008757EE">
        <w:rPr>
          <w:rFonts w:ascii="Times New Roman" w:hAnsi="Times New Roman" w:cs="Times New Roman"/>
        </w:rPr>
        <w:t>It was initially expected, in this study, a</w:t>
      </w:r>
      <w:r w:rsidR="004B102E" w:rsidRPr="008757EE">
        <w:rPr>
          <w:rFonts w:ascii="Times New Roman" w:hAnsi="Times New Roman" w:cs="Times New Roman"/>
        </w:rPr>
        <w:t xml:space="preserve">n increase in plasma </w:t>
      </w:r>
      <w:r w:rsidRPr="008757EE">
        <w:rPr>
          <w:rFonts w:ascii="Times New Roman" w:hAnsi="Times New Roman" w:cs="Times New Roman"/>
        </w:rPr>
        <w:t xml:space="preserve">total protein and </w:t>
      </w:r>
      <w:r w:rsidR="004B102E" w:rsidRPr="008757EE">
        <w:rPr>
          <w:rFonts w:ascii="Times New Roman" w:hAnsi="Times New Roman" w:cs="Times New Roman"/>
        </w:rPr>
        <w:t xml:space="preserve">in </w:t>
      </w:r>
      <w:r w:rsidRPr="008757EE">
        <w:rPr>
          <w:rFonts w:ascii="Times New Roman" w:hAnsi="Times New Roman" w:cs="Times New Roman"/>
        </w:rPr>
        <w:t>tissue water content in fish from disturbed areas</w:t>
      </w:r>
      <w:r w:rsidR="004B102E" w:rsidRPr="008757EE">
        <w:rPr>
          <w:rFonts w:ascii="Times New Roman" w:hAnsi="Times New Roman" w:cs="Times New Roman"/>
        </w:rPr>
        <w:t>, as reported by Sabae &amp; Mohamed</w:t>
      </w:r>
      <w:r w:rsidRPr="008757EE">
        <w:rPr>
          <w:rFonts w:ascii="Times New Roman" w:hAnsi="Times New Roman" w:cs="Times New Roman"/>
        </w:rPr>
        <w:t xml:space="preserve"> </w:t>
      </w:r>
      <w:r w:rsidR="004B102E" w:rsidRPr="008757EE">
        <w:rPr>
          <w:rFonts w:ascii="Times New Roman" w:hAnsi="Times New Roman" w:cs="Times New Roman"/>
        </w:rPr>
        <w:fldChar w:fldCharType="begin"/>
      </w:r>
      <w:r w:rsidR="004B102E" w:rsidRPr="008757EE">
        <w:rPr>
          <w:rFonts w:ascii="Times New Roman" w:hAnsi="Times New Roman" w:cs="Times New Roman"/>
        </w:rPr>
        <w:instrText xml:space="preserve"> ADDIN ZOTERO_ITEM CSL_CITATION {"citationID":"zDdpIpmX","properties":{"unsorted":false,"formattedCitation":"(2015)","plainCitation":"(2015)","noteIndex":0},"citationItems":[{"id":1314,"uris":["http://zotero.org/users/11814850/items/TBS8L6QW"],"itemData":{"id":1314,"type":"article-journal","container-title":"Global Veterinaria","DOI":"10.5829/idosi.gv.2015.14.03.9388","issue":"3","page":"304-328","title":"Effect of environmental pollution on the health of &lt;i&gt;Tilapia&lt;/i&gt; spp. from Lake Qarun","volume":"14","author":[{"family":"Sabae","given":"Shawky"},{"family":"Mohamed","given":"Fatma"}],"issued":{"date-parts":[["2015",1]]}},"suppress-author":true}],"schema":"https://github.com/citation-style-language/schema/raw/master/csl-citation.json"} </w:instrText>
      </w:r>
      <w:r w:rsidR="004B102E" w:rsidRPr="008757EE">
        <w:rPr>
          <w:rFonts w:ascii="Times New Roman" w:hAnsi="Times New Roman" w:cs="Times New Roman"/>
        </w:rPr>
        <w:fldChar w:fldCharType="separate"/>
      </w:r>
      <w:r w:rsidR="004B102E" w:rsidRPr="008757EE">
        <w:rPr>
          <w:rFonts w:ascii="Times New Roman" w:hAnsi="Times New Roman" w:cs="Times New Roman"/>
        </w:rPr>
        <w:t>(2015)</w:t>
      </w:r>
      <w:r w:rsidR="004B102E" w:rsidRPr="008757EE">
        <w:rPr>
          <w:rFonts w:ascii="Times New Roman" w:hAnsi="Times New Roman" w:cs="Times New Roman"/>
        </w:rPr>
        <w:fldChar w:fldCharType="end"/>
      </w:r>
      <w:r w:rsidR="004B102E" w:rsidRPr="008757EE">
        <w:rPr>
          <w:rFonts w:ascii="Times New Roman" w:hAnsi="Times New Roman" w:cs="Times New Roman"/>
        </w:rPr>
        <w:t xml:space="preserve"> – even though </w:t>
      </w:r>
      <w:r w:rsidR="0029154D" w:rsidRPr="008757EE">
        <w:rPr>
          <w:rFonts w:ascii="Times New Roman" w:hAnsi="Times New Roman" w:cs="Times New Roman"/>
        </w:rPr>
        <w:t xml:space="preserve">Haredi et al., </w:t>
      </w:r>
      <w:r w:rsidR="004B102E" w:rsidRPr="008757EE">
        <w:rPr>
          <w:rFonts w:ascii="Times New Roman" w:hAnsi="Times New Roman" w:cs="Times New Roman"/>
        </w:rPr>
        <w:fldChar w:fldCharType="begin"/>
      </w:r>
      <w:r w:rsidR="0029154D" w:rsidRPr="008757EE">
        <w:rPr>
          <w:rFonts w:ascii="Times New Roman" w:hAnsi="Times New Roman" w:cs="Times New Roman"/>
        </w:rPr>
        <w:instrText xml:space="preserve"> ADDIN ZOTERO_ITEM CSL_CITATION {"citationID":"tdy6OlDj","properties":{"unsorted":false,"formattedCitation":"(2020)","plainCitation":"(2020)","noteIndex":0},"citationItems":[{"id":1551,"uris":["http://zotero.org/users/11814850/items/69F3XHHD"],"itemData":{"id":1551,"type":"article-journal","container-title":"Toxicology and Environmental Health Sciences","DOI":"10.1007/s13530-020-00042-w","ISSN":"2005-9752, 2233-7784","issue":"3","journalAbbreviation":"Toxicol. Environ. Health Sci.","language":"en","page":"247-255","source":"DOI.org (Crossref)","title":"Lake Edku pollutants induced biochemical and histopathological alterations in muscle tissues of Nile Tilapia (&lt;i&gt;Oreochromis niloticus&lt;/i&gt;)","volume":"12","author":[{"family":"Haredi","given":"Afaf Mohamed M."},{"family":"Mourad","given":"Mohamed"},{"family":"Tanekhy","given":"Mahmoud"},{"family":"Wassif","given":"Ekbal"},{"family":"Abdel-Tawab","given":"Hanem S."}],"issued":{"date-parts":[["2020",9]]}},"suppress-author":true}],"schema":"https://github.com/citation-style-language/schema/raw/master/csl-citation.json"} </w:instrText>
      </w:r>
      <w:r w:rsidR="004B102E" w:rsidRPr="008757EE">
        <w:rPr>
          <w:rFonts w:ascii="Times New Roman" w:hAnsi="Times New Roman" w:cs="Times New Roman"/>
        </w:rPr>
        <w:fldChar w:fldCharType="separate"/>
      </w:r>
      <w:r w:rsidR="0029154D" w:rsidRPr="008757EE">
        <w:rPr>
          <w:rFonts w:ascii="Times New Roman" w:hAnsi="Times New Roman" w:cs="Times New Roman"/>
        </w:rPr>
        <w:t>(2020)</w:t>
      </w:r>
      <w:r w:rsidR="004B102E" w:rsidRPr="008757EE">
        <w:rPr>
          <w:rFonts w:ascii="Times New Roman" w:hAnsi="Times New Roman" w:cs="Times New Roman"/>
        </w:rPr>
        <w:fldChar w:fldCharType="end"/>
      </w:r>
      <w:r w:rsidR="004B102E" w:rsidRPr="008757EE">
        <w:rPr>
          <w:rFonts w:ascii="Times New Roman" w:hAnsi="Times New Roman" w:cs="Times New Roman"/>
        </w:rPr>
        <w:t xml:space="preserve"> found a decrease in protein content and an increase in muscle hydration in tilapia. </w:t>
      </w:r>
      <w:r w:rsidR="0029154D" w:rsidRPr="008757EE">
        <w:rPr>
          <w:rFonts w:ascii="Times New Roman" w:hAnsi="Times New Roman" w:cs="Times New Roman"/>
        </w:rPr>
        <w:t>Increases in plasma protein following pollutant exposure are less commonly reported than decreases and have been associated mainly with chronic inflammatory responses</w:t>
      </w:r>
      <w:r w:rsidR="006E4DA6" w:rsidRPr="008757EE">
        <w:rPr>
          <w:rFonts w:ascii="Times New Roman" w:hAnsi="Times New Roman" w:cs="Times New Roman"/>
        </w:rPr>
        <w:t xml:space="preserve"> </w:t>
      </w:r>
      <w:r w:rsidR="008757EE">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{"citationID":"0DH43e0u","properties":{"unsorted":false,"formattedCitation":"(Bojarski et al., 2025)","plainCitation":"(Bojarski et al., 2025)","noteIndex":0},"citationItems":[{"id":1830,"uris":["http://zotero.org/users/11814850/items/73YKX6ZL"],"itemData":{"id":1830,"type":"article-journal","abstract":"Blood-based biochemical assays are used as predictive and diagnostic methods to evaluate fish welfare in aquaculture and research. The variations of blood biochemical parameters in fish are commonly used as biomarkers of exposure to toxic agents. Blood biochemical parameters can help identify the magnitude of toxicity and the mechanisms by which particular toxic agents act on the organisms. Some parameters typically measured in the blood can also be evaluated in the whole body in the early developmental stages of fish (embryos and larvae) that are often used in toxicological studies. This review assessed the usefulness of various blood biochemical indices as toxicity biomarkers. Analysis of multiple studies showed that toxicity-induced changes in most blood biochemical parameters in fish often depend on toxic agent concentration and exposure duration. Also, various parameters manifest different sensitivity to intoxication, and diverse directions of changes may occur. Among biochemical parameters, some are biomarkers of general physiological stress, while others indicate dysfunctions of particular organs. Moreover, hormonal endpoints seem to be sensitive but nonspecific biomarkers of intoxication in fish.","container-title":"Animals","DOI":"10.3390/ani15070965","ISSN":"2076-2615","issue":"7","journalAbbreviation":"Animals","language":"en","page":"965","source":"DOI.org (Crossref)","title":"Blood biochemical biomarkers in fish toxicology—A review","volume":"15","author":[{"family":"Bojarski","given":"Bartosz"},{"family":"Witeska","given":"Małgorzata"},{"family":"Kondera","given":"Elżbieta"}],"issued":{"date-parts":[["2025",3,27]]}}}],"schema":"https://github.com/citation-style-language/schema/raw/master/csl-citation.json"} </w:instrText>
      </w:r>
      <w:r w:rsidR="008757EE">
        <w:rPr>
          <w:rFonts w:ascii="Times New Roman" w:hAnsi="Times New Roman" w:cs="Times New Roman"/>
        </w:rPr>
        <w:fldChar w:fldCharType="separate"/>
      </w:r>
      <w:r w:rsidR="008757EE" w:rsidRPr="008757EE">
        <w:rPr>
          <w:rFonts w:ascii="Times New Roman" w:hAnsi="Times New Roman" w:cs="Times New Roman"/>
        </w:rPr>
        <w:t>(Bojarski et al., 2025)</w:t>
      </w:r>
      <w:r w:rsidR="008757EE">
        <w:rPr>
          <w:rFonts w:ascii="Times New Roman" w:hAnsi="Times New Roman" w:cs="Times New Roman"/>
        </w:rPr>
        <w:fldChar w:fldCharType="end"/>
      </w:r>
      <w:r w:rsidR="0029154D" w:rsidRPr="008757EE">
        <w:rPr>
          <w:rFonts w:ascii="Times New Roman" w:hAnsi="Times New Roman" w:cs="Times New Roman"/>
        </w:rPr>
        <w:t xml:space="preserve">. Sabae &amp; Mohamed </w:t>
      </w:r>
      <w:r w:rsidR="0029154D" w:rsidRPr="008757EE">
        <w:rPr>
          <w:rFonts w:ascii="Times New Roman" w:hAnsi="Times New Roman" w:cs="Times New Roman"/>
        </w:rPr>
        <w:fldChar w:fldCharType="begin"/>
      </w:r>
      <w:r w:rsidR="0029154D" w:rsidRPr="008757EE">
        <w:rPr>
          <w:rFonts w:ascii="Times New Roman" w:hAnsi="Times New Roman" w:cs="Times New Roman"/>
        </w:rPr>
        <w:instrText xml:space="preserve"> ADDIN ZOTERO_ITEM CSL_CITATION {"citationID":"817SUzj4","properties":{"unsorted":false,"formattedCitation":"(2015)","plainCitation":"(2015)","noteIndex":0},"citationItems":[{"id":1314,"uris":["http://zotero.org/users/11814850/items/TBS8L6QW"],"itemData":{"id":1314,"type":"article-journal","container-title":"Global Veterinaria","DOI":"10.5829/idosi.gv.2015.14.03.9388","issue":"3","page":"304-328","title":"Effect of environmental pollution on the health of &lt;i&gt;Tilapia&lt;/i&gt; spp. from Lake Qarun","volume":"14","author":[{"family":"Sabae","given":"Shawky"},{"family":"Mohamed","given":"Fatma"}],"issued":{"date-parts":[["2015",1]]}},"suppress-author":true}],"schema":"https://github.com/citation-style-language/schema/raw/master/csl-citation.json"} </w:instrText>
      </w:r>
      <w:r w:rsidR="0029154D" w:rsidRPr="008757EE">
        <w:rPr>
          <w:rFonts w:ascii="Times New Roman" w:hAnsi="Times New Roman" w:cs="Times New Roman"/>
        </w:rPr>
        <w:fldChar w:fldCharType="separate"/>
      </w:r>
      <w:r w:rsidR="0029154D" w:rsidRPr="008757EE">
        <w:rPr>
          <w:rFonts w:ascii="Times New Roman" w:hAnsi="Times New Roman" w:cs="Times New Roman"/>
        </w:rPr>
        <w:t>(2015)</w:t>
      </w:r>
      <w:r w:rsidR="0029154D" w:rsidRPr="008757EE">
        <w:rPr>
          <w:rFonts w:ascii="Times New Roman" w:hAnsi="Times New Roman" w:cs="Times New Roman"/>
        </w:rPr>
        <w:fldChar w:fldCharType="end"/>
      </w:r>
      <w:r w:rsidR="0029154D" w:rsidRPr="008757EE">
        <w:rPr>
          <w:rFonts w:ascii="Times New Roman" w:hAnsi="Times New Roman" w:cs="Times New Roman"/>
        </w:rPr>
        <w:t xml:space="preserve">, </w:t>
      </w:r>
      <w:r w:rsidR="00610734">
        <w:rPr>
          <w:rFonts w:ascii="Times New Roman" w:hAnsi="Times New Roman" w:cs="Times New Roman"/>
        </w:rPr>
        <w:t xml:space="preserve">attribute </w:t>
      </w:r>
      <w:r w:rsidR="0029154D" w:rsidRPr="008757EE">
        <w:rPr>
          <w:rFonts w:ascii="Times New Roman" w:hAnsi="Times New Roman" w:cs="Times New Roman"/>
        </w:rPr>
        <w:t xml:space="preserve">the </w:t>
      </w:r>
      <w:r w:rsidR="004B102E" w:rsidRPr="008757EE">
        <w:rPr>
          <w:rFonts w:ascii="Times New Roman" w:hAnsi="Times New Roman" w:cs="Times New Roman"/>
        </w:rPr>
        <w:t xml:space="preserve">increase of total plasmatic protein concentration in </w:t>
      </w:r>
      <w:r w:rsidR="0029154D" w:rsidRPr="008757EE">
        <w:rPr>
          <w:rFonts w:ascii="Times New Roman" w:hAnsi="Times New Roman" w:cs="Times New Roman"/>
        </w:rPr>
        <w:t xml:space="preserve">fish </w:t>
      </w:r>
      <w:r w:rsidR="004B102E" w:rsidRPr="008757EE">
        <w:rPr>
          <w:rFonts w:ascii="Times New Roman" w:hAnsi="Times New Roman" w:cs="Times New Roman"/>
        </w:rPr>
        <w:t>exposed to pollution</w:t>
      </w:r>
      <w:r w:rsidR="0029154D" w:rsidRPr="008757EE">
        <w:rPr>
          <w:rFonts w:ascii="Times New Roman" w:hAnsi="Times New Roman" w:cs="Times New Roman"/>
        </w:rPr>
        <w:t xml:space="preserve"> to several possibilities, </w:t>
      </w:r>
      <w:r w:rsidR="00610734">
        <w:rPr>
          <w:rFonts w:ascii="Times New Roman" w:hAnsi="Times New Roman" w:cs="Times New Roman"/>
        </w:rPr>
        <w:t xml:space="preserve">such as </w:t>
      </w:r>
      <w:r w:rsidR="0029154D" w:rsidRPr="008757EE">
        <w:rPr>
          <w:rFonts w:ascii="Times New Roman" w:hAnsi="Times New Roman" w:cs="Times New Roman"/>
        </w:rPr>
        <w:t xml:space="preserve">the </w:t>
      </w:r>
      <w:r w:rsidR="004B102E" w:rsidRPr="008757EE">
        <w:rPr>
          <w:rFonts w:ascii="Times New Roman" w:hAnsi="Times New Roman" w:cs="Times New Roman"/>
        </w:rPr>
        <w:t xml:space="preserve">activation of metabolic systems as answer to pollutants exposure, degradation of cellular material in the liver, severe pathological conditions in the liver and kidneys, loss of water in the plasma, and induction of proteic synthesis in the liver. </w:t>
      </w:r>
      <w:r w:rsidRPr="008757EE">
        <w:rPr>
          <w:rFonts w:ascii="Times New Roman" w:hAnsi="Times New Roman" w:cs="Times New Roman"/>
        </w:rPr>
        <w:t xml:space="preserve">Other than the activation of metabolic systems as answer to pollutants, we believe that the liver function may have been impaired in the study fish, as observed by Cazenave et al. </w:t>
      </w:r>
      <w:r w:rsidR="00610734">
        <w:rPr>
          <w:rFonts w:ascii="Times New Roman" w:hAnsi="Times New Roman" w:cs="Times New Roman"/>
        </w:rPr>
        <w:fldChar w:fldCharType="begin"/>
      </w:r>
      <w:r w:rsidR="00610734">
        <w:rPr>
          <w:rFonts w:ascii="Times New Roman" w:hAnsi="Times New Roman" w:cs="Times New Roman"/>
        </w:rPr>
        <w:instrText xml:space="preserve"> ADDIN ZOTERO_ITEM CSL_CITATION {"citationID":"bcfoNa7a","properties":{"unsorted":false,"formattedCitation":"(2009)","plainCitation":"(2009)","noteIndex":0},"citationItems":[{"id":104,"uris":["http://zotero.org/users/11814850/items/2HG6K4Z3"],"itemData":{"id":104,"type":"article-journal","abstract":"This ﬁeld study assessed water quality of Salado River basin by using a set of biomarkers in the ﬁsh Prochilodus lineatus. Multiple biomarkers were measured, including morphological indexes (condition factor, liver somatic index), hematological (red and white blood cells) and biochemical (glucose, total protein and cholinesterase activity) parameters. Besides, detoxication and oxidative stress markers (antioxidant enzymes, lipid peroxidation) were measured in liver, gills and kidney. Despite water quality assessment did not show marked differences among sites, biomarkers responses indicate that ﬁsh are living under stressful environmental conditions. According to multivariate analysis glucose, glutathione S-transferase activity, lipid peroxidation levels and the count of white blood cells are key biomarkers to contribute to discrimination of sites. So, we suggest use those biomarkers in future monitoring of freshwater aquatic systems.","container-title":"Environmental Pollution","DOI":"10.1016/j.envpol.2009.05.055","ISSN":"02697491","issue":"11","journalAbbreviation":"Environmental Pollution","language":"en","license":"https://www.elsevier.com/tdm/userlicense/1.0/","page":"3025-3033","source":"DOI.org (Crossref)","title":"Multiple biomarkers responses in &lt;i&gt;Prochilodus lineatus&lt;/i&gt; allowed assessing changes in the water quality of Salado River basin (Santa Fe, Argentina)","volume":"157","author":[{"family":"Cazenave","given":"Jimena"},{"family":"Bacchetta","given":"Carla"},{"family":"Parma","given":"María J."},{"family":"Scarabotti","given":"Pablo A."},{"family":"Wunderlin","given":"Daniel A."}],"issued":{"date-parts":[["2009",11]]}},"suppress-author":true}],"schema":"https://github.com/citation-style-language/schema/raw/master/csl-citation.json"} </w:instrText>
      </w:r>
      <w:r w:rsidR="00610734">
        <w:rPr>
          <w:rFonts w:ascii="Times New Roman" w:hAnsi="Times New Roman" w:cs="Times New Roman"/>
        </w:rPr>
        <w:fldChar w:fldCharType="separate"/>
      </w:r>
      <w:r w:rsidR="00610734" w:rsidRPr="00610734">
        <w:rPr>
          <w:rFonts w:ascii="Times New Roman" w:hAnsi="Times New Roman" w:cs="Times New Roman"/>
        </w:rPr>
        <w:t>(2009)</w:t>
      </w:r>
      <w:r w:rsidR="00610734">
        <w:rPr>
          <w:rFonts w:ascii="Times New Roman" w:hAnsi="Times New Roman" w:cs="Times New Roman"/>
        </w:rPr>
        <w:fldChar w:fldCharType="end"/>
      </w:r>
      <w:r w:rsidRPr="008757EE">
        <w:rPr>
          <w:rFonts w:ascii="Times New Roman" w:hAnsi="Times New Roman" w:cs="Times New Roman"/>
        </w:rPr>
        <w:t xml:space="preserve">. These authors associate oxidative stress induced in the liver to small changes in gills and </w:t>
      </w:r>
      <w:r w:rsidR="00C066F7" w:rsidRPr="008757EE">
        <w:rPr>
          <w:rFonts w:ascii="Times New Roman" w:hAnsi="Times New Roman" w:cs="Times New Roman"/>
        </w:rPr>
        <w:t>kidneys</w:t>
      </w:r>
      <w:r w:rsidRPr="008757EE">
        <w:rPr>
          <w:rFonts w:ascii="Times New Roman" w:hAnsi="Times New Roman" w:cs="Times New Roman"/>
        </w:rPr>
        <w:t xml:space="preserve">. It is expected that these different tissues do not respond in the same way to environmental stress, given the higher sensitivity of the liver in comparison with other organs </w:t>
      </w:r>
      <w:r w:rsidR="00610734">
        <w:rPr>
          <w:rFonts w:ascii="Times New Roman" w:hAnsi="Times New Roman" w:cs="Times New Roman"/>
        </w:rPr>
        <w:fldChar w:fldCharType="begin"/>
      </w:r>
      <w:r w:rsidR="00711311">
        <w:rPr>
          <w:rFonts w:ascii="Times New Roman" w:hAnsi="Times New Roman" w:cs="Times New Roman"/>
        </w:rPr>
        <w:instrText xml:space="preserve"> ADDIN ZOTERO_ITEM CSL_CITATION {"citationID":"NsakqWqo","properties":{"unsorted":false,"formattedCitation":"(Cazenave et al., 2006)","plainCitation":"(Cazenave et al., 2006)","noteIndex":0},"citationItems":[{"id":1620,"uris":["http://zotero.org/users/11814850/items/HDDNTJ7N"],"itemData":{"id":1620,"type":"article-journal","container-title":"Aquatic Toxicology","DOI":"10.1016/j.aquatox.2005.08.011","ISSN":"0166445X","issue":"1","journalAbbreviation":"Aquatic Toxicology","language":"en","license":"https://www.elsevier.com/tdm/userlicense/1.0/","page":"1-12","source":"DOI.org (Crossref)","title":"Differential detoxification and antioxidant response in diverse organs of &lt;i&gt;Corydoras paleatus&lt;/i&gt; experimentally exposed to microcystin-RR","volume":"76","author":[{"family":"Cazenave","given":"Jimena"},{"family":"Bistoni","given":"María De Los Angeles"},{"family":"Pesce","given":"Silvia Fabiana"},{"family":"Wunderlin","given":"Daniel Alberto"}],"issued":{"date-parts":[["2006",1]]}}}],"schema":"https://github.com/citation-style-language/schema/raw/master/csl-citation.json"} </w:instrText>
      </w:r>
      <w:r w:rsidR="00610734">
        <w:rPr>
          <w:rFonts w:ascii="Times New Roman" w:hAnsi="Times New Roman" w:cs="Times New Roman"/>
        </w:rPr>
        <w:fldChar w:fldCharType="separate"/>
      </w:r>
      <w:r w:rsidR="00711311" w:rsidRPr="00711311">
        <w:rPr>
          <w:rFonts w:ascii="Times New Roman" w:hAnsi="Times New Roman" w:cs="Times New Roman"/>
        </w:rPr>
        <w:t>(Cazenave et al., 2006)</w:t>
      </w:r>
      <w:r w:rsidR="00610734">
        <w:rPr>
          <w:rFonts w:ascii="Times New Roman" w:hAnsi="Times New Roman" w:cs="Times New Roman"/>
        </w:rPr>
        <w:fldChar w:fldCharType="end"/>
      </w:r>
      <w:r w:rsidRPr="008757EE">
        <w:rPr>
          <w:rFonts w:ascii="Times New Roman" w:hAnsi="Times New Roman" w:cs="Times New Roman"/>
        </w:rPr>
        <w:t>.</w:t>
      </w:r>
    </w:p>
    <w:p w14:paraId="540149E1" w14:textId="77777777" w:rsidR="00610734" w:rsidRDefault="00610734">
      <w:pPr>
        <w:pStyle w:val="Corpodetexto"/>
        <w:rPr>
          <w:rFonts w:ascii="Times New Roman" w:hAnsi="Times New Roman" w:cs="Times New Roman"/>
        </w:rPr>
      </w:pPr>
    </w:p>
    <w:p w14:paraId="308515B9" w14:textId="1724E810" w:rsidR="00311333" w:rsidRPr="00426EA8" w:rsidRDefault="00311333">
      <w:pPr>
        <w:pStyle w:val="Corpodetexto"/>
        <w:rPr>
          <w:rFonts w:ascii="Times New Roman" w:hAnsi="Times New Roman" w:cs="Times New Roman"/>
        </w:rPr>
      </w:pPr>
      <w:commentRangeStart w:id="9"/>
      <w:ins w:id="10" w:author="Enelise Amado" w:date="2026-09-03T11:32:00Z" w16du:dateUtc="2026-09-03T14:32:00Z">
        <w:r w:rsidRPr="00311333">
          <w:rPr>
            <w:rFonts w:ascii="Times New Roman" w:hAnsi="Times New Roman" w:cs="Times New Roman"/>
          </w:rPr>
          <w:t xml:space="preserve">In this </w:t>
        </w:r>
      </w:ins>
      <w:commentRangeEnd w:id="9"/>
      <w:r w:rsidR="009E605E" w:rsidRPr="00311333">
        <w:rPr>
          <w:rStyle w:val="Refdecomentrio"/>
          <w:rFonts w:ascii="Times New Roman" w:hAnsi="Times New Roman" w:cs="Times New Roman"/>
          <w:sz w:val="24"/>
          <w:szCs w:val="24"/>
        </w:rPr>
        <w:commentReference w:id="9"/>
      </w:r>
      <w:ins w:id="11" w:author="Enelise Amado" w:date="2026-09-03T11:32:00Z" w16du:dateUtc="2026-09-03T14:32:00Z">
        <w:r w:rsidRPr="00311333">
          <w:rPr>
            <w:rFonts w:ascii="Times New Roman" w:hAnsi="Times New Roman" w:cs="Times New Roman"/>
          </w:rPr>
          <w:t>study, fish from disturbed areas showed a simultaneous increase in total plasma protein concentration and in tissue water content (gill and muscle). Increases in plasma protein following pollutant exposure are less commonly reported than decreases and have been associated mainly with chronic inflammatory responses (Bojarski et al., 2025). In the present study, we believe that liver function may have been impaired in the fish from disturbed sites, as observed by Cazenave et al. (2009)</w:t>
        </w:r>
      </w:ins>
      <w:ins w:id="12" w:author="Enelise Amado" w:date="2026-09-03T11:34:00Z" w16du:dateUtc="2026-09-03T14:34:00Z">
        <w:r>
          <w:rPr>
            <w:rFonts w:ascii="Times New Roman" w:hAnsi="Times New Roman" w:cs="Times New Roman"/>
          </w:rPr>
          <w:t>.</w:t>
        </w:r>
      </w:ins>
      <w:ins w:id="13" w:author="Enelise Amado" w:date="2026-09-03T11:32:00Z" w16du:dateUtc="2026-09-03T14:32:00Z">
        <w:r w:rsidRPr="00311333">
          <w:rPr>
            <w:rFonts w:ascii="Times New Roman" w:hAnsi="Times New Roman" w:cs="Times New Roman"/>
          </w:rPr>
          <w:t xml:space="preserve"> </w:t>
        </w:r>
      </w:ins>
    </w:p>
    <w:p w14:paraId="575484EF" w14:textId="53BF9A00"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The average values of moisture content, parameter related to the osmoregulatory function, were similar for the gill and muscle tissues in the protected area. Regarding the fish from sampling sites </w:t>
      </w:r>
      <w:r w:rsidR="00C066F7" w:rsidRPr="00426EA8">
        <w:rPr>
          <w:rFonts w:ascii="Times New Roman" w:hAnsi="Times New Roman" w:cs="Times New Roman"/>
        </w:rPr>
        <w:t>subject</w:t>
      </w:r>
      <w:r w:rsidRPr="00426EA8">
        <w:rPr>
          <w:rFonts w:ascii="Times New Roman" w:hAnsi="Times New Roman" w:cs="Times New Roman"/>
        </w:rPr>
        <w:t xml:space="preserve"> to environmental </w:t>
      </w:r>
      <w:r w:rsidR="00C066F7" w:rsidRPr="00426EA8">
        <w:rPr>
          <w:rFonts w:ascii="Times New Roman" w:hAnsi="Times New Roman" w:cs="Times New Roman"/>
        </w:rPr>
        <w:t>disturbance</w:t>
      </w:r>
      <w:r w:rsidRPr="00426EA8">
        <w:rPr>
          <w:rFonts w:ascii="Times New Roman" w:hAnsi="Times New Roman" w:cs="Times New Roman"/>
        </w:rPr>
        <w:t xml:space="preserve">, the averages were significantly higher. It is important to note that these increases were only marginal and that these results are not very expressive, like the ones </w:t>
      </w:r>
      <w:r w:rsidR="00C066F7" w:rsidRPr="00426EA8">
        <w:rPr>
          <w:rFonts w:ascii="Times New Roman" w:hAnsi="Times New Roman" w:cs="Times New Roman"/>
        </w:rPr>
        <w:t>observed</w:t>
      </w:r>
      <w:r w:rsidRPr="00426EA8">
        <w:rPr>
          <w:rFonts w:ascii="Times New Roman" w:hAnsi="Times New Roman" w:cs="Times New Roman"/>
        </w:rPr>
        <w:t xml:space="preserve"> for the other </w:t>
      </w:r>
      <w:r w:rsidR="00002423" w:rsidRPr="00426EA8">
        <w:rPr>
          <w:rFonts w:ascii="Times New Roman" w:hAnsi="Times New Roman" w:cs="Times New Roman"/>
        </w:rPr>
        <w:t>biomarkers</w:t>
      </w:r>
      <w:r w:rsidRPr="00426EA8">
        <w:rPr>
          <w:rFonts w:ascii="Times New Roman" w:hAnsi="Times New Roman" w:cs="Times New Roman"/>
        </w:rPr>
        <w:t xml:space="preserve"> measured in the present study. Haredi et al. (2020) and Medeiros et al. (2025) observed a </w:t>
      </w:r>
      <w:r w:rsidR="00002423" w:rsidRPr="00426EA8">
        <w:rPr>
          <w:rFonts w:ascii="Times New Roman" w:hAnsi="Times New Roman" w:cs="Times New Roman"/>
        </w:rPr>
        <w:t>similarly</w:t>
      </w:r>
      <w:r w:rsidRPr="00426EA8">
        <w:rPr>
          <w:rFonts w:ascii="Times New Roman" w:hAnsi="Times New Roman" w:cs="Times New Roman"/>
        </w:rPr>
        <w:t xml:space="preserve"> low expressiveness in differences in fish muscle moisture content and fiber deterioration between disturbed and non-disturbed sites. Both authors indicate that a range of factors, other than pollution and environmental degradation, will affect fish muscle quality and water content, such as, hardiness of the species, individual variation, maturity state, sex, feeding conditions and the period of fish sampling. Although an important parameter, tissue moisture content is subject to a wide range of factors, making this variable less straightforward to interpret than more precise biomarkers (see Younis et al. (2015)), not being indicated as a parameter to make direct quantitative comparison for animals exposed to environmental degradation, but still useful in making a qualitative evaluation of clearly predefined groups (i.e., fish from impacted </w:t>
      </w:r>
      <w:r w:rsidRPr="00426EA8">
        <w:rPr>
          <w:rFonts w:ascii="Times New Roman" w:hAnsi="Times New Roman" w:cs="Times New Roman"/>
          <w:i/>
          <w:iCs/>
        </w:rPr>
        <w:t>versus</w:t>
      </w:r>
      <w:r w:rsidRPr="00426EA8">
        <w:rPr>
          <w:rFonts w:ascii="Times New Roman" w:hAnsi="Times New Roman" w:cs="Times New Roman"/>
        </w:rPr>
        <w:t xml:space="preserve"> fish from non-impacted streams).</w:t>
      </w:r>
    </w:p>
    <w:p w14:paraId="575484F0" w14:textId="57978698"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When we compare the accumulation of rhodamine B concentrations in the gills of the different study species, </w:t>
      </w:r>
      <w:commentRangeStart w:id="14"/>
      <w:r w:rsidRPr="00426EA8">
        <w:rPr>
          <w:rFonts w:ascii="Times New Roman" w:hAnsi="Times New Roman" w:cs="Times New Roman"/>
        </w:rPr>
        <w:t xml:space="preserve">it is observed different levels of accumulation for some species, such as both </w:t>
      </w:r>
      <w:r w:rsidRPr="00426EA8">
        <w:rPr>
          <w:rFonts w:ascii="Times New Roman" w:hAnsi="Times New Roman" w:cs="Times New Roman"/>
          <w:i/>
          <w:iCs/>
        </w:rPr>
        <w:t>Astyanax</w:t>
      </w:r>
      <w:r w:rsidRPr="00426EA8">
        <w:rPr>
          <w:rFonts w:ascii="Times New Roman" w:hAnsi="Times New Roman" w:cs="Times New Roman"/>
        </w:rPr>
        <w:t xml:space="preserve">, indicating different levels of multixenobiotic resistance (MXR) activity for </w:t>
      </w:r>
      <w:r w:rsidR="00002423" w:rsidRPr="00426EA8">
        <w:rPr>
          <w:rFonts w:ascii="Times New Roman" w:hAnsi="Times New Roman" w:cs="Times New Roman"/>
        </w:rPr>
        <w:t>this genus</w:t>
      </w:r>
      <w:r w:rsidRPr="00426EA8">
        <w:rPr>
          <w:rFonts w:ascii="Times New Roman" w:hAnsi="Times New Roman" w:cs="Times New Roman"/>
        </w:rPr>
        <w:t xml:space="preserve"> </w:t>
      </w:r>
      <w:r w:rsidRPr="00426EA8">
        <w:rPr>
          <w:rFonts w:ascii="Times New Roman" w:hAnsi="Times New Roman" w:cs="Times New Roman"/>
        </w:rPr>
        <w:lastRenderedPageBreak/>
        <w:t xml:space="preserve">when compared to </w:t>
      </w:r>
      <w:r w:rsidRPr="00426EA8">
        <w:rPr>
          <w:rFonts w:ascii="Times New Roman" w:hAnsi="Times New Roman" w:cs="Times New Roman"/>
          <w:i/>
          <w:iCs/>
        </w:rPr>
        <w:t>Hemigrammus</w:t>
      </w:r>
      <w:r w:rsidRPr="00426EA8">
        <w:rPr>
          <w:rFonts w:ascii="Times New Roman" w:hAnsi="Times New Roman" w:cs="Times New Roman"/>
        </w:rPr>
        <w:t xml:space="preserve"> living in the same environment</w:t>
      </w:r>
      <w:commentRangeEnd w:id="14"/>
      <w:r w:rsidR="00763F71" w:rsidRPr="00426EA8">
        <w:rPr>
          <w:rStyle w:val="Refdecomentrio"/>
          <w:rFonts w:ascii="Times New Roman" w:hAnsi="Times New Roman" w:cs="Times New Roman"/>
          <w:sz w:val="24"/>
          <w:szCs w:val="24"/>
        </w:rPr>
        <w:commentReference w:id="14"/>
      </w:r>
      <w:r w:rsidRPr="00426EA8">
        <w:rPr>
          <w:rFonts w:ascii="Times New Roman" w:hAnsi="Times New Roman" w:cs="Times New Roman"/>
        </w:rPr>
        <w:t xml:space="preserve">. This is an expected result, since the former genus encompasses a </w:t>
      </w:r>
      <w:r w:rsidR="00002423" w:rsidRPr="00426EA8">
        <w:rPr>
          <w:rFonts w:ascii="Times New Roman" w:hAnsi="Times New Roman" w:cs="Times New Roman"/>
        </w:rPr>
        <w:t>hardier</w:t>
      </w:r>
      <w:r w:rsidRPr="00426EA8">
        <w:rPr>
          <w:rFonts w:ascii="Times New Roman" w:hAnsi="Times New Roman" w:cs="Times New Roman"/>
        </w:rPr>
        <w:t xml:space="preserve"> group of species, known to inhabit a </w:t>
      </w:r>
      <w:r w:rsidR="00002423" w:rsidRPr="00426EA8">
        <w:rPr>
          <w:rFonts w:ascii="Times New Roman" w:hAnsi="Times New Roman" w:cs="Times New Roman"/>
        </w:rPr>
        <w:t>wide</w:t>
      </w:r>
      <w:r w:rsidRPr="00426EA8">
        <w:rPr>
          <w:rFonts w:ascii="Times New Roman" w:hAnsi="Times New Roman" w:cs="Times New Roman"/>
        </w:rPr>
        <w:t xml:space="preserve"> range of habitats with different levels environmental pressures (Batista et al., 2024; Egea-Serrano et al., 2022; Medeiros et al., 2024). Since the present study does not aim to evaluate species comparatively and all species showed significant differences to </w:t>
      </w:r>
      <w:r w:rsidRPr="00426EA8">
        <w:rPr>
          <w:rFonts w:ascii="Times New Roman" w:hAnsi="Times New Roman" w:cs="Times New Roman"/>
          <w:i/>
          <w:iCs/>
        </w:rPr>
        <w:t>Hemigrammus unillineatus</w:t>
      </w:r>
      <w:r w:rsidRPr="00426EA8">
        <w:rPr>
          <w:rFonts w:ascii="Times New Roman" w:hAnsi="Times New Roman" w:cs="Times New Roman"/>
        </w:rPr>
        <w:t xml:space="preserve"> found in the reference site, to evaluate the bioindicator potential of the MXR activity in the present study, we compare its activity of all species for each site.</w:t>
      </w:r>
    </w:p>
    <w:p w14:paraId="575484F1" w14:textId="65D6397A"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Overall, the present study showed that fish from sites in the area of environmental protection were the ones with the lowest accumulation of rhodamine B. This difference in rhodamine B accumulation between sites within the protected area and sites subject to environmental pollution was opposite to the expected, since the MXR activity </w:t>
      </w:r>
      <w:r w:rsidR="003D360F">
        <w:rPr>
          <w:rFonts w:ascii="Times New Roman" w:hAnsi="Times New Roman" w:cs="Times New Roman"/>
        </w:rPr>
        <w:t>may be</w:t>
      </w:r>
      <w:r w:rsidR="003D360F" w:rsidRPr="00426EA8">
        <w:rPr>
          <w:rFonts w:ascii="Times New Roman" w:hAnsi="Times New Roman" w:cs="Times New Roman"/>
        </w:rPr>
        <w:t xml:space="preserve"> </w:t>
      </w:r>
      <w:r w:rsidRPr="00426EA8">
        <w:rPr>
          <w:rFonts w:ascii="Times New Roman" w:hAnsi="Times New Roman" w:cs="Times New Roman"/>
        </w:rPr>
        <w:t>inducible by the presence of xenobiotics in the environment (Smital &amp; Kurelec, 1998).</w:t>
      </w:r>
    </w:p>
    <w:p w14:paraId="575484F2" w14:textId="55A8AD49"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The expression of this mechanism is mediated mainly by the P‐glycoprotein (P‐gp) (Epel et al., 2008; Macêdo et al., 2019). The P‐gp binds to a variety of substrates and facilitates the efflux of these substrates, thereby preventing the intracellular accumulation of xenobiotics and establishing resistance to these substances (Kurelec, 1995; Minier et al., 1999). </w:t>
      </w:r>
      <w:r w:rsidR="00002423" w:rsidRPr="00426EA8">
        <w:rPr>
          <w:rFonts w:ascii="Times New Roman" w:hAnsi="Times New Roman" w:cs="Times New Roman"/>
        </w:rPr>
        <w:t>Therefore</w:t>
      </w:r>
      <w:r w:rsidRPr="00426EA8">
        <w:rPr>
          <w:rFonts w:ascii="Times New Roman" w:hAnsi="Times New Roman" w:cs="Times New Roman"/>
        </w:rPr>
        <w:t>, the expression of the MXR phenotype could be considered a generalized biomarker of aquatic contamination (</w:t>
      </w:r>
      <w:commentRangeStart w:id="15"/>
      <w:r w:rsidRPr="00426EA8">
        <w:rPr>
          <w:rFonts w:ascii="Times New Roman" w:hAnsi="Times New Roman" w:cs="Times New Roman"/>
        </w:rPr>
        <w:t>Macêdo et al., 2019</w:t>
      </w:r>
      <w:commentRangeEnd w:id="15"/>
      <w:r w:rsidR="005B2CB3" w:rsidRPr="00426EA8">
        <w:rPr>
          <w:rStyle w:val="Refdecomentrio"/>
          <w:rFonts w:ascii="Times New Roman" w:hAnsi="Times New Roman" w:cs="Times New Roman"/>
          <w:sz w:val="24"/>
          <w:szCs w:val="24"/>
        </w:rPr>
        <w:commentReference w:id="15"/>
      </w:r>
      <w:r w:rsidRPr="00426EA8">
        <w:rPr>
          <w:rFonts w:ascii="Times New Roman" w:hAnsi="Times New Roman" w:cs="Times New Roman"/>
        </w:rPr>
        <w:t xml:space="preserve">). In this study, we measured the MXR activity </w:t>
      </w:r>
      <w:del w:id="16" w:author="Enelise Amado" w:date="2026-09-03T11:39:00Z" w16du:dateUtc="2026-09-03T14:39:00Z">
        <w:r w:rsidRPr="00426EA8" w:rsidDel="009E605E">
          <w:rPr>
            <w:rFonts w:ascii="Times New Roman" w:hAnsi="Times New Roman" w:cs="Times New Roman"/>
          </w:rPr>
          <w:delText>by the use of</w:delText>
        </w:r>
      </w:del>
      <w:ins w:id="17" w:author="Enelise Amado" w:date="2026-09-03T11:39:00Z" w16du:dateUtc="2026-09-03T14:39:00Z">
        <w:r w:rsidR="009E605E">
          <w:rPr>
            <w:rFonts w:ascii="Times New Roman" w:hAnsi="Times New Roman" w:cs="Times New Roman"/>
          </w:rPr>
          <w:t>using</w:t>
        </w:r>
      </w:ins>
      <w:r w:rsidRPr="00426EA8">
        <w:rPr>
          <w:rFonts w:ascii="Times New Roman" w:hAnsi="Times New Roman" w:cs="Times New Roman"/>
        </w:rPr>
        <w:t xml:space="preserve"> rhodamine B as a fluorescent substrate of </w:t>
      </w:r>
      <w:del w:id="18" w:author="Enelise Amado" w:date="2026-09-02T10:54:00Z" w16du:dateUtc="2026-09-02T13:54:00Z">
        <w:r w:rsidRPr="00426EA8" w:rsidDel="003D360F">
          <w:rPr>
            <w:rFonts w:ascii="Times New Roman" w:hAnsi="Times New Roman" w:cs="Times New Roman"/>
          </w:rPr>
          <w:delText xml:space="preserve">intracellular </w:delText>
        </w:r>
      </w:del>
      <w:r w:rsidRPr="00426EA8">
        <w:rPr>
          <w:rFonts w:ascii="Times New Roman" w:hAnsi="Times New Roman" w:cs="Times New Roman"/>
        </w:rPr>
        <w:t xml:space="preserve">P‐gp. Because P-gp </w:t>
      </w:r>
      <w:ins w:id="19" w:author="Enelise Amado" w:date="2026-09-03T11:39:00Z" w16du:dateUtc="2026-09-03T14:39:00Z">
        <w:r w:rsidR="009E605E">
          <w:rPr>
            <w:rFonts w:ascii="Times New Roman" w:hAnsi="Times New Roman" w:cs="Times New Roman"/>
          </w:rPr>
          <w:t xml:space="preserve">actively </w:t>
        </w:r>
      </w:ins>
      <w:r w:rsidRPr="00426EA8">
        <w:rPr>
          <w:rFonts w:ascii="Times New Roman" w:hAnsi="Times New Roman" w:cs="Times New Roman"/>
        </w:rPr>
        <w:t>exports rhodamine B from the cells, high</w:t>
      </w:r>
      <w:ins w:id="20" w:author="Enelise Amado" w:date="2026-09-03T11:39:00Z" w16du:dateUtc="2026-09-03T14:39:00Z">
        <w:r w:rsidR="009E605E">
          <w:rPr>
            <w:rFonts w:ascii="Times New Roman" w:hAnsi="Times New Roman" w:cs="Times New Roman"/>
          </w:rPr>
          <w:t>er</w:t>
        </w:r>
      </w:ins>
      <w:r w:rsidRPr="00426EA8">
        <w:rPr>
          <w:rFonts w:ascii="Times New Roman" w:hAnsi="Times New Roman" w:cs="Times New Roman"/>
        </w:rPr>
        <w:t xml:space="preserve"> intracellular accumulation indicates reduced P-gp-mediated efflux, and consequently, low MXR activity</w:t>
      </w:r>
      <w:ins w:id="21" w:author="Enelise Amado" w:date="2026-09-03T11:52:00Z" w16du:dateUtc="2026-09-03T14:52:00Z">
        <w:r w:rsidR="00525FE0">
          <w:rPr>
            <w:rFonts w:ascii="Times New Roman" w:hAnsi="Times New Roman" w:cs="Times New Roman"/>
          </w:rPr>
          <w:t xml:space="preserve">, </w:t>
        </w:r>
        <w:r w:rsidR="00525FE0" w:rsidRPr="00525FE0">
          <w:rPr>
            <w:rFonts w:ascii="Times New Roman" w:hAnsi="Times New Roman" w:cs="Times New Roman"/>
          </w:rPr>
          <w:t>whereas lower accumulation indicates higher MXR activity</w:t>
        </w:r>
      </w:ins>
      <w:r w:rsidRPr="00426EA8">
        <w:rPr>
          <w:rFonts w:ascii="Times New Roman" w:hAnsi="Times New Roman" w:cs="Times New Roman"/>
        </w:rPr>
        <w:t xml:space="preserve"> (Smital &amp; Kurelec, 1998). </w:t>
      </w:r>
      <w:ins w:id="22" w:author="Enelise Amado" w:date="2026-09-03T11:54:00Z" w16du:dateUtc="2026-09-03T14:54:00Z">
        <w:r w:rsidR="00525FE0" w:rsidRPr="00525FE0">
          <w:rPr>
            <w:rFonts w:ascii="Times New Roman" w:hAnsi="Times New Roman" w:cs="Times New Roman"/>
          </w:rPr>
          <w:t>Much of the literature reports that low rhodamine B accumulation is expected in more polluted environments, as a result of induced P-gp expression following xenobiotic exposure (Bard, 2000; Kurelec, 1992; Smital &amp; Kurelec, 1998). In the present study</w:t>
        </w:r>
      </w:ins>
      <w:ins w:id="23" w:author="Enelise Amado" w:date="2026-09-03T11:57:00Z" w16du:dateUtc="2026-09-03T14:57:00Z">
        <w:r w:rsidR="00136494">
          <w:rPr>
            <w:rFonts w:ascii="Times New Roman" w:hAnsi="Times New Roman" w:cs="Times New Roman"/>
          </w:rPr>
          <w:t xml:space="preserve"> </w:t>
        </w:r>
      </w:ins>
      <w:ins w:id="24" w:author="Enelise Amado" w:date="2026-09-03T11:54:00Z" w16du:dateUtc="2026-09-03T14:54:00Z">
        <w:r w:rsidR="00525FE0" w:rsidRPr="00525FE0">
          <w:rPr>
            <w:rFonts w:ascii="Times New Roman" w:hAnsi="Times New Roman" w:cs="Times New Roman"/>
          </w:rPr>
          <w:t>this pattern was not observed: rhodamine B accumulation was higher, not lower, at sites located outside the protected area.</w:t>
        </w:r>
        <w:r w:rsidR="00525FE0" w:rsidRPr="00525FE0" w:rsidDel="00525FE0">
          <w:rPr>
            <w:rFonts w:ascii="Times New Roman" w:hAnsi="Times New Roman" w:cs="Times New Roman"/>
          </w:rPr>
          <w:t xml:space="preserve"> </w:t>
        </w:r>
      </w:ins>
      <w:ins w:id="25" w:author="Enelise Amado" w:date="2026-09-03T11:58:00Z" w16du:dateUtc="2026-09-03T14:58:00Z">
        <w:r w:rsidR="00136494" w:rsidRPr="00136494">
          <w:rPr>
            <w:rFonts w:ascii="Times New Roman" w:hAnsi="Times New Roman" w:cs="Times New Roman"/>
          </w:rPr>
          <w:t>However, this apparent reversal may be explained by the action of MXR phenotype inhibitors</w:t>
        </w:r>
      </w:ins>
      <w:ins w:id="26" w:author="Enelise Amado" w:date="2026-09-03T11:59:00Z" w16du:dateUtc="2026-09-03T14:59:00Z">
        <w:r w:rsidR="00136494">
          <w:rPr>
            <w:rFonts w:ascii="Times New Roman" w:hAnsi="Times New Roman" w:cs="Times New Roman"/>
          </w:rPr>
          <w:t>,</w:t>
        </w:r>
      </w:ins>
      <w:ins w:id="27" w:author="Enelise Amado" w:date="2026-09-03T11:58:00Z" w16du:dateUtc="2026-09-03T14:58:00Z">
        <w:r w:rsidR="00136494" w:rsidRPr="00136494">
          <w:rPr>
            <w:rFonts w:ascii="Times New Roman" w:hAnsi="Times New Roman" w:cs="Times New Roman"/>
          </w:rPr>
          <w:t xml:space="preserve"> also known as chemosensitizers</w:t>
        </w:r>
      </w:ins>
      <w:ins w:id="28" w:author="Enelise Amado" w:date="2026-09-03T11:59:00Z" w16du:dateUtc="2026-09-03T14:59:00Z">
        <w:r w:rsidR="00136494">
          <w:rPr>
            <w:rFonts w:ascii="Times New Roman" w:hAnsi="Times New Roman" w:cs="Times New Roman"/>
          </w:rPr>
          <w:t xml:space="preserve">, </w:t>
        </w:r>
      </w:ins>
      <w:ins w:id="29" w:author="Enelise Amado" w:date="2026-09-03T11:58:00Z" w16du:dateUtc="2026-09-03T14:58:00Z">
        <w:r w:rsidR="00136494" w:rsidRPr="00136494">
          <w:rPr>
            <w:rFonts w:ascii="Times New Roman" w:hAnsi="Times New Roman" w:cs="Times New Roman"/>
          </w:rPr>
          <w:t>which have been associated with more polluted waters (Kurelec et al., 2000)</w:t>
        </w:r>
      </w:ins>
      <w:ins w:id="30" w:author="Enelise Amado" w:date="2026-09-03T11:59:00Z" w16du:dateUtc="2026-09-03T14:59:00Z">
        <w:r w:rsidR="00136494">
          <w:rPr>
            <w:rFonts w:ascii="Times New Roman" w:hAnsi="Times New Roman" w:cs="Times New Roman"/>
          </w:rPr>
          <w:t>.</w:t>
        </w:r>
      </w:ins>
      <w:ins w:id="31" w:author="Enelise Amado" w:date="2026-09-03T11:58:00Z" w16du:dateUtc="2026-09-03T14:58:00Z">
        <w:r w:rsidR="00136494" w:rsidRPr="00136494" w:rsidDel="00525FE0">
          <w:rPr>
            <w:rFonts w:ascii="Times New Roman" w:hAnsi="Times New Roman" w:cs="Times New Roman"/>
          </w:rPr>
          <w:t xml:space="preserve"> </w:t>
        </w:r>
      </w:ins>
      <w:del w:id="32" w:author="Enelise Amado" w:date="2026-09-03T11:54:00Z" w16du:dateUtc="2026-09-03T14:54:00Z">
        <w:r w:rsidRPr="00426EA8" w:rsidDel="00525FE0">
          <w:rPr>
            <w:rFonts w:ascii="Times New Roman" w:hAnsi="Times New Roman" w:cs="Times New Roman"/>
          </w:rPr>
          <w:delText xml:space="preserve">Meaning that a low accumulation of rhodamine B in the cell is indicative of high MXR activity, whereas a higher accumulation of rhodamine B should indicate a lower MXR activity, which in turn indicates a better environmental condition regarding pollution (Macêdo et al., 2019). </w:delText>
        </w:r>
      </w:del>
      <w:del w:id="33" w:author="Enelise Amado" w:date="2026-09-03T11:59:00Z" w16du:dateUtc="2026-09-03T14:59:00Z">
        <w:r w:rsidRPr="00426EA8" w:rsidDel="00136494">
          <w:rPr>
            <w:rFonts w:ascii="Times New Roman" w:hAnsi="Times New Roman" w:cs="Times New Roman"/>
          </w:rPr>
          <w:delText xml:space="preserve">This can be explained by the presence of MXR phenotype inhibitors, which were associated with more polluted waters by Kurelec et al. (2000). </w:delText>
        </w:r>
      </w:del>
      <w:r w:rsidRPr="00426EA8">
        <w:rPr>
          <w:rFonts w:ascii="Times New Roman" w:hAnsi="Times New Roman" w:cs="Times New Roman"/>
        </w:rPr>
        <w:t>Among these possible inhibitors Smital et al. (2004) mention</w:t>
      </w:r>
      <w:del w:id="34" w:author="Enelise Amado" w:date="2026-09-03T11:59:00Z" w16du:dateUtc="2026-09-03T14:59:00Z">
        <w:r w:rsidRPr="00426EA8" w:rsidDel="00136494">
          <w:rPr>
            <w:rFonts w:ascii="Times New Roman" w:hAnsi="Times New Roman" w:cs="Times New Roman"/>
          </w:rPr>
          <w:delText>s</w:delText>
        </w:r>
      </w:del>
      <w:r w:rsidRPr="00426EA8">
        <w:rPr>
          <w:rFonts w:ascii="Times New Roman" w:hAnsi="Times New Roman" w:cs="Times New Roman"/>
        </w:rPr>
        <w:t xml:space="preserve">, pesticides, fragrances, microbial degradation products and natural inhibitors from invasive species. These chemosensitizers can </w:t>
      </w:r>
      <w:del w:id="35" w:author="Enelise Amado" w:date="2026-09-03T11:59:00Z" w16du:dateUtc="2026-09-03T14:59:00Z">
        <w:r w:rsidRPr="00426EA8" w:rsidDel="00136494">
          <w:rPr>
            <w:rFonts w:ascii="Times New Roman" w:hAnsi="Times New Roman" w:cs="Times New Roman"/>
          </w:rPr>
          <w:delText xml:space="preserve">cause </w:delText>
        </w:r>
      </w:del>
      <w:r w:rsidRPr="00426EA8">
        <w:rPr>
          <w:rFonts w:ascii="Times New Roman" w:hAnsi="Times New Roman" w:cs="Times New Roman"/>
        </w:rPr>
        <w:t>increase</w:t>
      </w:r>
      <w:del w:id="36" w:author="Enelise Amado" w:date="2026-09-03T11:59:00Z" w16du:dateUtc="2026-09-03T14:59:00Z">
        <w:r w:rsidRPr="00426EA8" w:rsidDel="00136494">
          <w:rPr>
            <w:rFonts w:ascii="Times New Roman" w:hAnsi="Times New Roman" w:cs="Times New Roman"/>
          </w:rPr>
          <w:delText xml:space="preserve"> in</w:delText>
        </w:r>
      </w:del>
      <w:r w:rsidRPr="00426EA8">
        <w:rPr>
          <w:rFonts w:ascii="Times New Roman" w:hAnsi="Times New Roman" w:cs="Times New Roman"/>
        </w:rPr>
        <w:t xml:space="preserve"> intracellular accumulation and </w:t>
      </w:r>
      <w:ins w:id="37" w:author="Enelise Amado" w:date="2026-09-03T12:00:00Z" w16du:dateUtc="2026-09-03T15:00:00Z">
        <w:r w:rsidR="00136494">
          <w:rPr>
            <w:rFonts w:ascii="Times New Roman" w:hAnsi="Times New Roman" w:cs="Times New Roman"/>
          </w:rPr>
          <w:t xml:space="preserve">enhance the </w:t>
        </w:r>
      </w:ins>
      <w:r w:rsidRPr="00426EA8">
        <w:rPr>
          <w:rFonts w:ascii="Times New Roman" w:hAnsi="Times New Roman" w:cs="Times New Roman"/>
        </w:rPr>
        <w:t xml:space="preserve">toxic effects of other xenobiotics normally effluxed by MXR transport proteins (Smital et al., 2004). </w:t>
      </w:r>
      <w:ins w:id="38" w:author="Enelise Amado" w:date="2026-09-03T12:01:00Z" w16du:dateUtc="2026-09-03T15:01:00Z">
        <w:r w:rsidR="00136494" w:rsidRPr="00136494">
          <w:rPr>
            <w:rFonts w:ascii="Times New Roman" w:hAnsi="Times New Roman" w:cs="Times New Roman"/>
          </w:rPr>
          <w:t>Because chemosensitizers can remain bound to the active site of P-gp when animals are not submitted to a decontamination (depuration) period before the assay, some studies have specifically adopted a depuration step to avoid this interference</w:t>
        </w:r>
        <w:r w:rsidR="00136494">
          <w:rPr>
            <w:rFonts w:ascii="Times New Roman" w:hAnsi="Times New Roman" w:cs="Times New Roman"/>
          </w:rPr>
          <w:t>.</w:t>
        </w:r>
        <w:r w:rsidR="00136494" w:rsidRPr="00136494">
          <w:rPr>
            <w:rFonts w:ascii="Times New Roman" w:hAnsi="Times New Roman" w:cs="Times New Roman"/>
          </w:rPr>
          <w:t xml:space="preserve"> </w:t>
        </w:r>
        <w:commentRangeStart w:id="39"/>
        <w:r w:rsidR="00136494" w:rsidRPr="00136494">
          <w:rPr>
            <w:rFonts w:ascii="Times New Roman" w:hAnsi="Times New Roman" w:cs="Times New Roman"/>
          </w:rPr>
          <w:t>Žaja et al. (2006)</w:t>
        </w:r>
      </w:ins>
      <w:commentRangeEnd w:id="39"/>
      <w:r w:rsidR="00136494" w:rsidRPr="00136494">
        <w:rPr>
          <w:rStyle w:val="Refdecomentrio"/>
          <w:rFonts w:ascii="Times New Roman" w:hAnsi="Times New Roman" w:cs="Times New Roman"/>
          <w:sz w:val="24"/>
          <w:szCs w:val="24"/>
        </w:rPr>
        <w:commentReference w:id="39"/>
      </w:r>
      <w:ins w:id="40" w:author="Enelise Amado" w:date="2026-09-03T12:01:00Z" w16du:dateUtc="2026-09-03T15:01:00Z">
        <w:r w:rsidR="00136494" w:rsidRPr="00136494">
          <w:rPr>
            <w:rFonts w:ascii="Times New Roman" w:hAnsi="Times New Roman" w:cs="Times New Roman"/>
          </w:rPr>
          <w:t xml:space="preserve">, for instance, held their specimens for 24 h in clean, flowing water before measuring rhodamine B accumulation, in order to free P-gp active sites from environmental substrates. </w:t>
        </w:r>
      </w:ins>
      <w:r w:rsidRPr="00426EA8">
        <w:rPr>
          <w:rFonts w:ascii="Times New Roman" w:hAnsi="Times New Roman" w:cs="Times New Roman"/>
        </w:rPr>
        <w:t>Since the fish</w:t>
      </w:r>
      <w:ins w:id="41" w:author="Enelise Amado" w:date="2026-09-02T10:57:00Z" w16du:dateUtc="2026-09-02T13:57:00Z">
        <w:r w:rsidR="003D360F">
          <w:rPr>
            <w:rFonts w:ascii="Times New Roman" w:hAnsi="Times New Roman" w:cs="Times New Roman"/>
          </w:rPr>
          <w:t xml:space="preserve"> used in the </w:t>
        </w:r>
      </w:ins>
      <w:ins w:id="42" w:author="Enelise Amado" w:date="2026-09-03T12:02:00Z" w16du:dateUtc="2026-09-03T15:02:00Z">
        <w:r w:rsidR="00136494">
          <w:rPr>
            <w:rFonts w:ascii="Times New Roman" w:hAnsi="Times New Roman" w:cs="Times New Roman"/>
          </w:rPr>
          <w:t>present study</w:t>
        </w:r>
      </w:ins>
      <w:r w:rsidRPr="00426EA8">
        <w:rPr>
          <w:rFonts w:ascii="Times New Roman" w:hAnsi="Times New Roman" w:cs="Times New Roman"/>
        </w:rPr>
        <w:t xml:space="preserve"> did not go through a decontaminating period</w:t>
      </w:r>
      <w:ins w:id="43" w:author="Enelise Amado" w:date="2026-09-03T12:02:00Z" w16du:dateUtc="2026-09-03T15:02:00Z">
        <w:r w:rsidR="00136494">
          <w:rPr>
            <w:rFonts w:ascii="Times New Roman" w:hAnsi="Times New Roman" w:cs="Times New Roman"/>
          </w:rPr>
          <w:t xml:space="preserve"> </w:t>
        </w:r>
      </w:ins>
      <w:ins w:id="44" w:author="Enelise Amado" w:date="2026-09-03T12:03:00Z" w16du:dateUtc="2026-09-03T15:03:00Z">
        <w:r w:rsidR="00136494">
          <w:rPr>
            <w:rFonts w:ascii="Times New Roman" w:hAnsi="Times New Roman" w:cs="Times New Roman"/>
          </w:rPr>
          <w:t>before the assay</w:t>
        </w:r>
      </w:ins>
      <w:r w:rsidRPr="00426EA8">
        <w:rPr>
          <w:rFonts w:ascii="Times New Roman" w:hAnsi="Times New Roman" w:cs="Times New Roman"/>
        </w:rPr>
        <w:t xml:space="preserve">, these chemosensitizers could still </w:t>
      </w:r>
      <w:ins w:id="45" w:author="Enelise Amado" w:date="2026-09-03T12:03:00Z" w16du:dateUtc="2026-09-03T15:03:00Z">
        <w:r w:rsidR="00136494">
          <w:rPr>
            <w:rFonts w:ascii="Times New Roman" w:hAnsi="Times New Roman" w:cs="Times New Roman"/>
          </w:rPr>
          <w:t xml:space="preserve">have been </w:t>
        </w:r>
      </w:ins>
      <w:del w:id="46" w:author="Enelise Amado" w:date="2026-09-03T12:03:00Z" w16du:dateUtc="2026-09-03T15:03:00Z">
        <w:r w:rsidRPr="00426EA8" w:rsidDel="00136494">
          <w:rPr>
            <w:rFonts w:ascii="Times New Roman" w:hAnsi="Times New Roman" w:cs="Times New Roman"/>
          </w:rPr>
          <w:delText xml:space="preserve">be </w:delText>
        </w:r>
      </w:del>
      <w:r w:rsidRPr="00426EA8">
        <w:rPr>
          <w:rFonts w:ascii="Times New Roman" w:hAnsi="Times New Roman" w:cs="Times New Roman"/>
        </w:rPr>
        <w:t xml:space="preserve">bound to the active </w:t>
      </w:r>
      <w:ins w:id="47" w:author="Enelise Amado" w:date="2026-09-03T12:03:00Z" w16du:dateUtc="2026-09-03T15:03:00Z">
        <w:r w:rsidR="00136494">
          <w:rPr>
            <w:rFonts w:ascii="Times New Roman" w:hAnsi="Times New Roman" w:cs="Times New Roman"/>
          </w:rPr>
          <w:t xml:space="preserve">site of </w:t>
        </w:r>
      </w:ins>
      <w:r w:rsidRPr="00426EA8">
        <w:rPr>
          <w:rFonts w:ascii="Times New Roman" w:hAnsi="Times New Roman" w:cs="Times New Roman"/>
        </w:rPr>
        <w:t>P-gp</w:t>
      </w:r>
      <w:del w:id="48" w:author="Enelise Amado" w:date="2026-09-03T12:03:00Z" w16du:dateUtc="2026-09-03T15:03:00Z">
        <w:r w:rsidRPr="00426EA8" w:rsidDel="00136494">
          <w:rPr>
            <w:rFonts w:ascii="Times New Roman" w:hAnsi="Times New Roman" w:cs="Times New Roman"/>
          </w:rPr>
          <w:delText xml:space="preserve"> site</w:delText>
        </w:r>
      </w:del>
      <w:r w:rsidRPr="00426EA8">
        <w:rPr>
          <w:rFonts w:ascii="Times New Roman" w:hAnsi="Times New Roman" w:cs="Times New Roman"/>
        </w:rPr>
        <w:t xml:space="preserve">, preventing rhodamine B </w:t>
      </w:r>
      <w:ins w:id="49" w:author="Enelise Amado" w:date="2026-09-03T12:04:00Z" w16du:dateUtc="2026-09-03T15:04:00Z">
        <w:r w:rsidR="00136494" w:rsidRPr="00136494">
          <w:rPr>
            <w:rFonts w:ascii="Times New Roman" w:hAnsi="Times New Roman" w:cs="Times New Roman"/>
          </w:rPr>
          <w:t>from being effluxed</w:t>
        </w:r>
      </w:ins>
      <w:del w:id="50" w:author="Enelise Amado" w:date="2026-09-03T12:04:00Z" w16du:dateUtc="2026-09-03T15:04:00Z">
        <w:r w:rsidRPr="00426EA8" w:rsidDel="00136494">
          <w:rPr>
            <w:rFonts w:ascii="Times New Roman" w:hAnsi="Times New Roman" w:cs="Times New Roman"/>
          </w:rPr>
          <w:delText>to attach to it</w:delText>
        </w:r>
      </w:del>
      <w:r w:rsidRPr="00426EA8">
        <w:rPr>
          <w:rFonts w:ascii="Times New Roman" w:hAnsi="Times New Roman" w:cs="Times New Roman"/>
        </w:rPr>
        <w:t>.</w:t>
      </w:r>
    </w:p>
    <w:p w14:paraId="575484F3" w14:textId="68F97F3E" w:rsidR="007145A4" w:rsidRPr="00426EA8" w:rsidRDefault="005D10FE">
      <w:pPr>
        <w:pStyle w:val="Corpodetexto"/>
        <w:rPr>
          <w:rFonts w:ascii="Times New Roman" w:hAnsi="Times New Roman" w:cs="Times New Roman"/>
        </w:rPr>
      </w:pPr>
      <w:r w:rsidRPr="00426EA8">
        <w:rPr>
          <w:rFonts w:ascii="Times New Roman" w:hAnsi="Times New Roman" w:cs="Times New Roman"/>
        </w:rPr>
        <w:t xml:space="preserve">Regarding the nutrient concentrations, all variables measured showed very small values. The most informative of these variables were ammonia, nitrate and phosphorus. Even though, present in all </w:t>
      </w:r>
      <w:r w:rsidRPr="00426EA8">
        <w:rPr>
          <w:rFonts w:ascii="Times New Roman" w:hAnsi="Times New Roman" w:cs="Times New Roman"/>
        </w:rPr>
        <w:lastRenderedPageBreak/>
        <w:t xml:space="preserve">sites, ammonia tended to have greater average concentrations and maximum values in sites </w:t>
      </w:r>
      <w:r w:rsidR="00002423" w:rsidRPr="00426EA8">
        <w:rPr>
          <w:rFonts w:ascii="Times New Roman" w:hAnsi="Times New Roman" w:cs="Times New Roman"/>
        </w:rPr>
        <w:t>outside</w:t>
      </w:r>
      <w:r w:rsidRPr="00426EA8">
        <w:rPr>
          <w:rFonts w:ascii="Times New Roman" w:hAnsi="Times New Roman" w:cs="Times New Roman"/>
        </w:rPr>
        <w:t xml:space="preserve"> the conservation unit, which were more prone to receive runoff of agricultural </w:t>
      </w:r>
      <w:r w:rsidR="00002423" w:rsidRPr="00426EA8">
        <w:rPr>
          <w:rFonts w:ascii="Times New Roman" w:hAnsi="Times New Roman" w:cs="Times New Roman"/>
        </w:rPr>
        <w:t>effluents</w:t>
      </w:r>
      <w:r w:rsidRPr="00426EA8">
        <w:rPr>
          <w:rFonts w:ascii="Times New Roman" w:hAnsi="Times New Roman" w:cs="Times New Roman"/>
        </w:rPr>
        <w:t xml:space="preserve"> from the soil. As pointed out by Piedras et al. (2006), elevated concentrations of ammonia (and its nitrification products, such as nitrate) can generate metabolic ammonia retention in fish, causing toxicity. Furthermore, the toxicity of non-ionized ammonia in the aquatic environment is greater for smaller organisms, but also dependent on the interaction with other environmental variables, such as temperature, pH and salinity (Piedras et al., 2006; Randall &amp; Tsui, 2002; Yun et al., 2026). The elevated concentrations of phosphorus in lower stream sites (particularly site 6), is a further indication of contamination of the water by domestic and/or agricultural effluents into the aquatic environment (Johnes et al., 1996; Sabae &amp; Mohamed, 2015; Yan et al., 2016). As a whole</w:t>
      </w:r>
      <w:r w:rsidR="00002423" w:rsidRPr="00426EA8">
        <w:rPr>
          <w:rFonts w:ascii="Times New Roman" w:hAnsi="Times New Roman" w:cs="Times New Roman"/>
        </w:rPr>
        <w:t>,</w:t>
      </w:r>
      <w:r w:rsidRPr="00426EA8">
        <w:rPr>
          <w:rFonts w:ascii="Times New Roman" w:hAnsi="Times New Roman" w:cs="Times New Roman"/>
        </w:rPr>
        <w:t xml:space="preserve"> the higher concentrations of key nutrients at sites located outside or near the boundaries of the protected area suggest exposure to environmental stressors potentially associated with anthropogenic activities. These results also show an increase of </w:t>
      </w:r>
      <w:r w:rsidR="00002423" w:rsidRPr="00426EA8">
        <w:rPr>
          <w:rFonts w:ascii="Times New Roman" w:hAnsi="Times New Roman" w:cs="Times New Roman"/>
        </w:rPr>
        <w:t>particular</w:t>
      </w:r>
      <w:r w:rsidRPr="00426EA8">
        <w:rPr>
          <w:rFonts w:ascii="Times New Roman" w:hAnsi="Times New Roman" w:cs="Times New Roman"/>
        </w:rPr>
        <w:t xml:space="preserve"> nutrients at lower sites, as pollutants likely accumulate on the sediments and on the riparian zone.</w:t>
      </w:r>
    </w:p>
    <w:p w14:paraId="575484F4" w14:textId="77777777" w:rsidR="007145A4" w:rsidRPr="00426EA8" w:rsidRDefault="005D10FE">
      <w:pPr>
        <w:pStyle w:val="Ttulo1"/>
        <w:rPr>
          <w:rFonts w:ascii="Times New Roman" w:hAnsi="Times New Roman" w:cs="Times New Roman"/>
          <w:szCs w:val="24"/>
        </w:rPr>
      </w:pPr>
      <w:bookmarkStart w:id="51" w:name="_Toc238982314"/>
      <w:bookmarkStart w:id="52" w:name="conclusions"/>
      <w:bookmarkEnd w:id="8"/>
      <w:r w:rsidRPr="00426EA8">
        <w:rPr>
          <w:rFonts w:ascii="Times New Roman" w:hAnsi="Times New Roman" w:cs="Times New Roman"/>
          <w:szCs w:val="24"/>
        </w:rPr>
        <w:t>Conclusions</w:t>
      </w:r>
      <w:bookmarkEnd w:id="51"/>
    </w:p>
    <w:p w14:paraId="575484F5" w14:textId="5A0E5FD1" w:rsidR="007145A4" w:rsidRPr="00426EA8" w:rsidRDefault="005D10FE">
      <w:pPr>
        <w:pStyle w:val="FirstParagraph"/>
        <w:rPr>
          <w:rFonts w:ascii="Times New Roman" w:hAnsi="Times New Roman" w:cs="Times New Roman"/>
        </w:rPr>
      </w:pPr>
      <w:r w:rsidRPr="00426EA8">
        <w:rPr>
          <w:rFonts w:ascii="Times New Roman" w:hAnsi="Times New Roman" w:cs="Times New Roman"/>
        </w:rPr>
        <w:t xml:space="preserve">The present study evaluated whether biomarkers of physiological stress in fish from an Atlantic forest head water stream could reflect environmental degradation in the riparian zone. </w:t>
      </w:r>
      <w:commentRangeStart w:id="53"/>
      <w:r w:rsidRPr="00426EA8">
        <w:rPr>
          <w:rFonts w:ascii="Times New Roman" w:hAnsi="Times New Roman" w:cs="Times New Roman"/>
        </w:rPr>
        <w:t>Even though there is no indication of heavy metals in the study basin, pesticides are of current use in the region, indicating the existence of xenobiotics in the water</w:t>
      </w:r>
      <w:commentRangeEnd w:id="53"/>
      <w:r w:rsidR="003914B1" w:rsidRPr="00426EA8">
        <w:rPr>
          <w:rStyle w:val="Refdecomentrio"/>
          <w:rFonts w:ascii="Times New Roman" w:hAnsi="Times New Roman" w:cs="Times New Roman"/>
          <w:sz w:val="24"/>
          <w:szCs w:val="24"/>
        </w:rPr>
        <w:commentReference w:id="53"/>
      </w:r>
      <w:r w:rsidRPr="00426EA8">
        <w:rPr>
          <w:rFonts w:ascii="Times New Roman" w:hAnsi="Times New Roman" w:cs="Times New Roman"/>
        </w:rPr>
        <w:t xml:space="preserve">. Our results show that all biomarkers (plasmatic protein concentrations, tissue moisture content and the MXR phenotype activity) responded to the environmental variables indications of environmental degradation and indications of pollution from nutrient concentration. Furthermore, our results indicate that sites within the boundaries of the protected show low to no physiological response from fish that can be associated with environmental stress. Nonetheless, despite a REBIO being one of the most restricted types of protected areas in Brazil, its more immediate vicinity suffers from the historic factors of occupation and absence of an effective buffer zone around the three areas that make up the conservation unit. Our results show that human populations activities cause direct impact to the </w:t>
      </w:r>
      <w:r w:rsidR="00002423" w:rsidRPr="00426EA8">
        <w:rPr>
          <w:rFonts w:ascii="Times New Roman" w:hAnsi="Times New Roman" w:cs="Times New Roman"/>
        </w:rPr>
        <w:t>well-being</w:t>
      </w:r>
      <w:r w:rsidRPr="00426EA8">
        <w:rPr>
          <w:rFonts w:ascii="Times New Roman" w:hAnsi="Times New Roman" w:cs="Times New Roman"/>
        </w:rPr>
        <w:t xml:space="preserve"> of fish populations, which are a clear </w:t>
      </w:r>
      <w:r w:rsidR="00002423" w:rsidRPr="00426EA8">
        <w:rPr>
          <w:rFonts w:ascii="Times New Roman" w:hAnsi="Times New Roman" w:cs="Times New Roman"/>
        </w:rPr>
        <w:t>reflection</w:t>
      </w:r>
      <w:r w:rsidRPr="00426EA8">
        <w:rPr>
          <w:rFonts w:ascii="Times New Roman" w:hAnsi="Times New Roman" w:cs="Times New Roman"/>
        </w:rPr>
        <w:t xml:space="preserve"> of the overall degradation of their surrounding environment. The runoff of contaminants from septic tanks and released agricultural chemicals into the soil from the riparian zone to streams tend to contaminate the surface and groundwater, which led to the observable ecophysiological responses of the ichthyofauna along the gradient of environmental degradation of the study stream. These findings support the use of biochemical and physiological biomarkers as sensitive tools for detecting sublethal effects of environmental degradation, even in landscapes that contain legally protected areas. Finally, in this study we identify physiological biomarkers for fish and associate them with environmental changes across a headwater stream. This will enable decision makers to take action on the influence of anthropogenic threats and the ecological consequence of pollution exposure of the buffer zone.</w:t>
      </w:r>
    </w:p>
    <w:p w14:paraId="575484F6" w14:textId="77777777" w:rsidR="007145A4" w:rsidRPr="00426EA8" w:rsidRDefault="005D10FE">
      <w:pPr>
        <w:pStyle w:val="Ttulo1"/>
        <w:rPr>
          <w:rFonts w:ascii="Times New Roman" w:hAnsi="Times New Roman" w:cs="Times New Roman"/>
          <w:szCs w:val="24"/>
        </w:rPr>
      </w:pPr>
      <w:bookmarkStart w:id="54" w:name="_Toc238982315"/>
      <w:bookmarkStart w:id="55" w:name="acknowledgements"/>
      <w:bookmarkEnd w:id="52"/>
      <w:r w:rsidRPr="00426EA8">
        <w:rPr>
          <w:rFonts w:ascii="Times New Roman" w:hAnsi="Times New Roman" w:cs="Times New Roman"/>
          <w:szCs w:val="24"/>
        </w:rPr>
        <w:t>Acknowledgements</w:t>
      </w:r>
      <w:bookmarkEnd w:id="54"/>
    </w:p>
    <w:p w14:paraId="575484F7" w14:textId="77777777" w:rsidR="007145A4" w:rsidRPr="00426EA8" w:rsidRDefault="005D10FE">
      <w:pPr>
        <w:pStyle w:val="FirstParagraph"/>
        <w:rPr>
          <w:rFonts w:ascii="Times New Roman" w:hAnsi="Times New Roman" w:cs="Times New Roman"/>
        </w:rPr>
      </w:pPr>
      <w:r w:rsidRPr="00426EA8">
        <w:rPr>
          <w:rFonts w:ascii="Times New Roman" w:hAnsi="Times New Roman" w:cs="Times New Roman"/>
        </w:rPr>
        <w:t xml:space="preserve">We are grateful to Thainá da Silva Oliveira (Programa de Iniciação Cientifica, PIBIC-UEPB) for assistance with laboratory activities; and to Ellen Gomes da Silva (Programa de Iniciação Cientifica, PIBIC-UEPB) for assistance with fieldwork activities. ACP and ASB are grateful to Programa de Pós-Graduação em Ecologia e Conservação (PPGEC-UEPB) and CAPES for </w:t>
      </w:r>
      <w:r w:rsidRPr="00426EA8">
        <w:rPr>
          <w:rFonts w:ascii="Times New Roman" w:hAnsi="Times New Roman" w:cs="Times New Roman"/>
        </w:rPr>
        <w:lastRenderedPageBreak/>
        <w:t>scholarship granted. MMSM and LRCS are grateful to Programa de Iniciação Científica (PIBIC-UEPB) and CNPq for scholarship granted.</w:t>
      </w:r>
    </w:p>
    <w:p w14:paraId="575484F8" w14:textId="77777777" w:rsidR="007145A4" w:rsidRPr="00426EA8" w:rsidRDefault="005D10FE">
      <w:pPr>
        <w:pStyle w:val="Ttulo1"/>
        <w:rPr>
          <w:rFonts w:ascii="Times New Roman" w:hAnsi="Times New Roman" w:cs="Times New Roman"/>
          <w:szCs w:val="24"/>
        </w:rPr>
      </w:pPr>
      <w:bookmarkStart w:id="56" w:name="_Toc238982316"/>
      <w:bookmarkStart w:id="57" w:name="authorship-contribution-statement"/>
      <w:bookmarkEnd w:id="55"/>
      <w:r w:rsidRPr="00426EA8">
        <w:rPr>
          <w:rFonts w:ascii="Times New Roman" w:hAnsi="Times New Roman" w:cs="Times New Roman"/>
          <w:szCs w:val="24"/>
        </w:rPr>
        <w:t>Authorship contribution statement</w:t>
      </w:r>
      <w:bookmarkEnd w:id="56"/>
    </w:p>
    <w:p w14:paraId="575484F9" w14:textId="77777777" w:rsidR="007145A4" w:rsidRPr="00426EA8" w:rsidRDefault="005D10FE">
      <w:pPr>
        <w:pStyle w:val="FirstParagraph"/>
        <w:rPr>
          <w:rFonts w:ascii="Times New Roman" w:hAnsi="Times New Roman" w:cs="Times New Roman"/>
        </w:rPr>
      </w:pPr>
      <w:r w:rsidRPr="00426EA8">
        <w:rPr>
          <w:rFonts w:ascii="Times New Roman" w:hAnsi="Times New Roman" w:cs="Times New Roman"/>
        </w:rPr>
        <w:t>Authorship of this paper is based on CRediT (2026).</w:t>
      </w:r>
    </w:p>
    <w:p w14:paraId="575484FA" w14:textId="77777777" w:rsidR="007145A4" w:rsidRPr="00426EA8" w:rsidRDefault="005D10FE">
      <w:pPr>
        <w:pStyle w:val="Corpodetexto"/>
        <w:rPr>
          <w:rFonts w:ascii="Times New Roman" w:hAnsi="Times New Roman" w:cs="Times New Roman"/>
        </w:rPr>
      </w:pPr>
      <w:r w:rsidRPr="00426EA8">
        <w:rPr>
          <w:rFonts w:ascii="Times New Roman" w:hAnsi="Times New Roman" w:cs="Times New Roman"/>
        </w:rPr>
        <w:t>Adamastor Coutinho Pinto: Investigation, Formal analysis, Writing – original draft.</w:t>
      </w:r>
    </w:p>
    <w:p w14:paraId="575484FB" w14:textId="77777777" w:rsidR="007145A4" w:rsidRPr="003D56A5" w:rsidRDefault="005D10FE">
      <w:pPr>
        <w:pStyle w:val="Corpodetexto"/>
        <w:rPr>
          <w:rFonts w:ascii="Times New Roman" w:hAnsi="Times New Roman" w:cs="Times New Roman"/>
          <w:lang w:val="pt-BR"/>
        </w:rPr>
      </w:pPr>
      <w:r w:rsidRPr="003D56A5">
        <w:rPr>
          <w:rFonts w:ascii="Times New Roman" w:hAnsi="Times New Roman" w:cs="Times New Roman"/>
          <w:lang w:val="pt-BR"/>
        </w:rPr>
        <w:t>Larissa Rafaela Caetano da Silva: Data curation, Formal analysis.</w:t>
      </w:r>
    </w:p>
    <w:p w14:paraId="575484FC" w14:textId="77777777" w:rsidR="007145A4" w:rsidRPr="00426EA8" w:rsidRDefault="005D10FE">
      <w:pPr>
        <w:pStyle w:val="Corpodetexto"/>
        <w:rPr>
          <w:rFonts w:ascii="Times New Roman" w:hAnsi="Times New Roman" w:cs="Times New Roman"/>
        </w:rPr>
      </w:pPr>
      <w:r w:rsidRPr="00426EA8">
        <w:rPr>
          <w:rFonts w:ascii="Times New Roman" w:hAnsi="Times New Roman" w:cs="Times New Roman"/>
        </w:rPr>
        <w:t>Mayara Mirelly da Silva Monteiro: Data curation, Formal analysis, Software, Writing – review &amp; editing.</w:t>
      </w:r>
    </w:p>
    <w:p w14:paraId="575484FD" w14:textId="77777777" w:rsidR="007145A4" w:rsidRPr="00426EA8" w:rsidRDefault="005D10FE">
      <w:pPr>
        <w:pStyle w:val="Corpodetexto"/>
        <w:rPr>
          <w:rFonts w:ascii="Times New Roman" w:hAnsi="Times New Roman" w:cs="Times New Roman"/>
        </w:rPr>
      </w:pPr>
      <w:r w:rsidRPr="00426EA8">
        <w:rPr>
          <w:rFonts w:ascii="Times New Roman" w:hAnsi="Times New Roman" w:cs="Times New Roman"/>
        </w:rPr>
        <w:t>Alice da Silva Barros: Data curation, Formal analysis, Software, Writing – review &amp; editing.</w:t>
      </w:r>
    </w:p>
    <w:p w14:paraId="575484FE" w14:textId="77777777" w:rsidR="007145A4" w:rsidRPr="00426EA8" w:rsidRDefault="005D10FE">
      <w:pPr>
        <w:pStyle w:val="Corpodetexto"/>
        <w:rPr>
          <w:rFonts w:ascii="Times New Roman" w:hAnsi="Times New Roman" w:cs="Times New Roman"/>
        </w:rPr>
      </w:pPr>
      <w:r w:rsidRPr="00426EA8">
        <w:rPr>
          <w:rFonts w:ascii="Times New Roman" w:hAnsi="Times New Roman" w:cs="Times New Roman"/>
        </w:rPr>
        <w:t>Enelise Marcelle Amado: Data curation, Methodology, Resources, Supervision, Validation, Writing – review &amp; editing.</w:t>
      </w:r>
    </w:p>
    <w:p w14:paraId="575484FF" w14:textId="77777777" w:rsidR="007145A4" w:rsidRPr="00426EA8" w:rsidRDefault="005D10FE">
      <w:pPr>
        <w:pStyle w:val="Corpodetexto"/>
        <w:rPr>
          <w:rFonts w:ascii="Times New Roman" w:hAnsi="Times New Roman" w:cs="Times New Roman"/>
        </w:rPr>
      </w:pPr>
      <w:r w:rsidRPr="00426EA8">
        <w:rPr>
          <w:rFonts w:ascii="Times New Roman" w:hAnsi="Times New Roman" w:cs="Times New Roman"/>
        </w:rPr>
        <w:t>Elvio Sergio Figueredo Medeiros: Conceptualization, Data curation, Formal analysis, Funding acquisition, Methodology, Project administration, Resources, Software, Supervision, Validation, Writing – review &amp; editing.</w:t>
      </w:r>
    </w:p>
    <w:p w14:paraId="57548500" w14:textId="77777777" w:rsidR="007145A4" w:rsidRPr="00426EA8" w:rsidRDefault="005D10FE">
      <w:pPr>
        <w:pStyle w:val="Ttulo1"/>
        <w:rPr>
          <w:rFonts w:ascii="Times New Roman" w:hAnsi="Times New Roman" w:cs="Times New Roman"/>
          <w:szCs w:val="24"/>
        </w:rPr>
      </w:pPr>
      <w:bookmarkStart w:id="58" w:name="_Toc238982317"/>
      <w:bookmarkStart w:id="59" w:name="ethical-approval"/>
      <w:bookmarkEnd w:id="57"/>
      <w:r w:rsidRPr="00426EA8">
        <w:rPr>
          <w:rFonts w:ascii="Times New Roman" w:hAnsi="Times New Roman" w:cs="Times New Roman"/>
          <w:szCs w:val="24"/>
        </w:rPr>
        <w:t>Ethical approval</w:t>
      </w:r>
      <w:bookmarkEnd w:id="58"/>
    </w:p>
    <w:p w14:paraId="57548501" w14:textId="77777777" w:rsidR="007145A4" w:rsidRPr="00426EA8" w:rsidRDefault="005D10FE">
      <w:pPr>
        <w:pStyle w:val="FirstParagraph"/>
        <w:rPr>
          <w:rFonts w:ascii="Times New Roman" w:hAnsi="Times New Roman" w:cs="Times New Roman"/>
        </w:rPr>
      </w:pPr>
      <w:r w:rsidRPr="00426EA8">
        <w:rPr>
          <w:rFonts w:ascii="Times New Roman" w:hAnsi="Times New Roman" w:cs="Times New Roman"/>
        </w:rPr>
        <w:t>Fish collection was authorized by the Instituto Chico Mendes de Conservação da Biodiversidade (license SISBIO-89415-2) and the project was approved by the Ethics Committee on Animal Use of the State University of Paraíba (protocol CEUA-048/2023).</w:t>
      </w:r>
    </w:p>
    <w:p w14:paraId="57548502" w14:textId="77777777" w:rsidR="007145A4" w:rsidRPr="00426EA8" w:rsidRDefault="005D10FE">
      <w:pPr>
        <w:pStyle w:val="Ttulo1"/>
        <w:rPr>
          <w:rFonts w:ascii="Times New Roman" w:hAnsi="Times New Roman" w:cs="Times New Roman"/>
          <w:szCs w:val="24"/>
        </w:rPr>
      </w:pPr>
      <w:bookmarkStart w:id="60" w:name="_Toc238982318"/>
      <w:bookmarkStart w:id="61" w:name="X1f74eb43af444059c7518034463b6c89b1cacf4"/>
      <w:bookmarkEnd w:id="59"/>
      <w:r w:rsidRPr="00426EA8">
        <w:rPr>
          <w:rFonts w:ascii="Times New Roman" w:hAnsi="Times New Roman" w:cs="Times New Roman"/>
          <w:szCs w:val="24"/>
        </w:rPr>
        <w:t>Declaration of generative AI and AI-assisted technologies in the manuscript preparation process</w:t>
      </w:r>
      <w:bookmarkEnd w:id="60"/>
    </w:p>
    <w:p w14:paraId="57548503" w14:textId="77777777" w:rsidR="007145A4" w:rsidRPr="00426EA8" w:rsidRDefault="005D10FE">
      <w:pPr>
        <w:pStyle w:val="FirstParagraph"/>
        <w:rPr>
          <w:rFonts w:ascii="Times New Roman" w:hAnsi="Times New Roman" w:cs="Times New Roman"/>
        </w:rPr>
      </w:pPr>
      <w:r w:rsidRPr="00426EA8">
        <w:rPr>
          <w:rFonts w:ascii="Times New Roman" w:hAnsi="Times New Roman" w:cs="Times New Roman"/>
        </w:rPr>
        <w:t>During the preparation of this manuscript, the authors used ChatGPT (OpenAI) to assist with English language editing and improve the clarity and fluency of the writing. No AI was used for data analysis, interpretation, or generation of scientific conclusions. The authors carefully reviewed and revised all AI-generated suggestions and take full responsibility for the accuracy and content of the final manuscript (CNPq, 2026).</w:t>
      </w:r>
    </w:p>
    <w:p w14:paraId="57548504" w14:textId="77777777" w:rsidR="007145A4" w:rsidRPr="00337C50" w:rsidRDefault="005D10FE">
      <w:pPr>
        <w:pStyle w:val="Ttulo1"/>
        <w:rPr>
          <w:rFonts w:ascii="Times New Roman" w:hAnsi="Times New Roman" w:cs="Times New Roman"/>
          <w:szCs w:val="24"/>
          <w:lang w:val="pt-BR"/>
        </w:rPr>
      </w:pPr>
      <w:bookmarkStart w:id="62" w:name="_Toc238982319"/>
      <w:bookmarkStart w:id="63" w:name="references"/>
      <w:bookmarkEnd w:id="61"/>
      <w:r w:rsidRPr="00337C50">
        <w:rPr>
          <w:rFonts w:ascii="Times New Roman" w:hAnsi="Times New Roman" w:cs="Times New Roman"/>
          <w:szCs w:val="24"/>
          <w:lang w:val="pt-BR"/>
        </w:rPr>
        <w:t>References</w:t>
      </w:r>
      <w:bookmarkEnd w:id="62"/>
    </w:p>
    <w:p w14:paraId="2C2D8CC1" w14:textId="77777777" w:rsidR="00E416C4" w:rsidRDefault="00E416C4">
      <w:pPr>
        <w:pStyle w:val="Bibliografia"/>
        <w:rPr>
          <w:rFonts w:ascii="Times New Roman" w:hAnsi="Times New Roman" w:cs="Times New Roman"/>
          <w:lang w:val="pt-BR"/>
        </w:rPr>
      </w:pPr>
      <w:bookmarkStart w:id="64" w:name="ref-abilhoa2011"/>
      <w:bookmarkStart w:id="65" w:name="refs"/>
    </w:p>
    <w:p w14:paraId="696458C1" w14:textId="77777777" w:rsidR="00711311" w:rsidRDefault="00193AF2" w:rsidP="00711311">
      <w:pPr>
        <w:pStyle w:val="Bibliografia"/>
      </w:pPr>
      <w:r>
        <w:fldChar w:fldCharType="begin"/>
      </w:r>
      <w:r w:rsidR="008757EE">
        <w:rPr>
          <w:lang w:val="pt-BR"/>
        </w:rPr>
        <w:instrText xml:space="preserve"> ADDIN ZOTERO_BIBL {"uncited":[],"omitted":[],"custom":[]} CSL_BIBLIOGRAPHY </w:instrText>
      </w:r>
      <w:r>
        <w:fldChar w:fldCharType="separate"/>
      </w:r>
      <w:r w:rsidR="00711311" w:rsidRPr="00711311">
        <w:rPr>
          <w:lang w:val="pt-BR"/>
        </w:rPr>
        <w:t xml:space="preserve">Abilhoa, V., Braga, R. R., Bornatowski, H., &amp; Vitule, J. R. S. (2011). </w:t>
      </w:r>
      <w:r w:rsidR="00711311">
        <w:t xml:space="preserve">Fishes of the Atlantic Rain Forest Streams: Ecological Patterns and Conservation. In O. Grillo &amp; G. Venora (Eds.), </w:t>
      </w:r>
      <w:r w:rsidR="00711311">
        <w:rPr>
          <w:i/>
          <w:iCs/>
        </w:rPr>
        <w:lastRenderedPageBreak/>
        <w:t>Changing Diversity in Changing Environment</w:t>
      </w:r>
      <w:r w:rsidR="00711311">
        <w:t xml:space="preserve"> (pp. 259–282). IntechOpen, Ltd. https://doi.org/10.5772/24540</w:t>
      </w:r>
    </w:p>
    <w:p w14:paraId="49ADC200" w14:textId="77777777" w:rsidR="00711311" w:rsidRDefault="00711311" w:rsidP="00711311">
      <w:pPr>
        <w:pStyle w:val="Bibliografia"/>
      </w:pPr>
      <w:r>
        <w:t xml:space="preserve">Amoatey, P., &amp; Baawain, M. S. (2019). Effects of pollution on freshwater aquatic organisms. </w:t>
      </w:r>
      <w:r>
        <w:rPr>
          <w:i/>
          <w:iCs/>
        </w:rPr>
        <w:t>Water Environment Research</w:t>
      </w:r>
      <w:r>
        <w:t xml:space="preserve">, </w:t>
      </w:r>
      <w:r>
        <w:rPr>
          <w:i/>
          <w:iCs/>
        </w:rPr>
        <w:t>91</w:t>
      </w:r>
      <w:r>
        <w:t>(10), 1272–1287. https://doi.org/10.1002/wer.1221</w:t>
      </w:r>
    </w:p>
    <w:p w14:paraId="29F84455" w14:textId="77777777" w:rsidR="00711311" w:rsidRDefault="00711311" w:rsidP="00711311">
      <w:pPr>
        <w:pStyle w:val="Bibliografia"/>
      </w:pPr>
      <w:r>
        <w:t xml:space="preserve">APHA. (1998). </w:t>
      </w:r>
      <w:r>
        <w:rPr>
          <w:i/>
          <w:iCs/>
        </w:rPr>
        <w:t>Standard Methods for the Examination of Water and Wastewater</w:t>
      </w:r>
      <w:r>
        <w:t xml:space="preserve"> [Report]. American Public Health Association. https://www.standardmethods.org/</w:t>
      </w:r>
    </w:p>
    <w:p w14:paraId="34622B8C" w14:textId="77777777" w:rsidR="00711311" w:rsidRPr="00711311" w:rsidRDefault="00711311" w:rsidP="00711311">
      <w:pPr>
        <w:pStyle w:val="Bibliografia"/>
        <w:rPr>
          <w:lang w:val="pt-BR"/>
        </w:rPr>
      </w:pPr>
      <w:r>
        <w:t xml:space="preserve">Arruda, D. B., Cunha, B. P., &amp; Rêgo, K. M. C. (2013). </w:t>
      </w:r>
      <w:r w:rsidRPr="00711311">
        <w:rPr>
          <w:lang w:val="pt-BR"/>
        </w:rPr>
        <w:t xml:space="preserve">Conflitos entre REBIO Guaribas e comunidades locais: (In)justiça ambiental e ecologia política. </w:t>
      </w:r>
      <w:r w:rsidRPr="00711311">
        <w:rPr>
          <w:i/>
          <w:iCs/>
          <w:lang w:val="pt-BR"/>
        </w:rPr>
        <w:t>Revista Direitos Emergentes na Sociedade Global</w:t>
      </w:r>
      <w:r w:rsidRPr="00711311">
        <w:rPr>
          <w:lang w:val="pt-BR"/>
        </w:rPr>
        <w:t xml:space="preserve">, </w:t>
      </w:r>
      <w:r w:rsidRPr="00711311">
        <w:rPr>
          <w:i/>
          <w:iCs/>
          <w:lang w:val="pt-BR"/>
        </w:rPr>
        <w:t>2</w:t>
      </w:r>
      <w:r w:rsidRPr="00711311">
        <w:rPr>
          <w:lang w:val="pt-BR"/>
        </w:rPr>
        <w:t>(2), 280–304. https://doi.org/10.5902/2316305410852</w:t>
      </w:r>
    </w:p>
    <w:p w14:paraId="352D7C51" w14:textId="77777777" w:rsidR="00711311" w:rsidRDefault="00711311" w:rsidP="00711311">
      <w:pPr>
        <w:pStyle w:val="Bibliografia"/>
      </w:pPr>
      <w:r w:rsidRPr="00711311">
        <w:rPr>
          <w:lang w:val="pt-BR"/>
        </w:rPr>
        <w:t xml:space="preserve">Ayrapetyan, S. (2012). </w:t>
      </w:r>
      <w:r>
        <w:t xml:space="preserve">Cell hydration as a universal marker for detection of environmental pollution. </w:t>
      </w:r>
      <w:r>
        <w:rPr>
          <w:i/>
          <w:iCs/>
        </w:rPr>
        <w:t>The Environmentalist</w:t>
      </w:r>
      <w:r>
        <w:t xml:space="preserve">, </w:t>
      </w:r>
      <w:r>
        <w:rPr>
          <w:i/>
          <w:iCs/>
        </w:rPr>
        <w:t>32</w:t>
      </w:r>
      <w:r>
        <w:t>(2), 210–221. https://doi.org/10.1007/s10669-011-9380-3</w:t>
      </w:r>
    </w:p>
    <w:p w14:paraId="2D06FCD4" w14:textId="77777777" w:rsidR="00711311" w:rsidRDefault="00711311" w:rsidP="00711311">
      <w:pPr>
        <w:pStyle w:val="Bibliografia"/>
      </w:pPr>
      <w:r>
        <w:t xml:space="preserve">Bard, S. (2000). Multixenobiotic resistance as a cellular defense mechanism in aquatic organisms. </w:t>
      </w:r>
      <w:r>
        <w:rPr>
          <w:i/>
          <w:iCs/>
        </w:rPr>
        <w:t>Aquatic Toxicology</w:t>
      </w:r>
      <w:r>
        <w:t xml:space="preserve">, </w:t>
      </w:r>
      <w:r>
        <w:rPr>
          <w:i/>
          <w:iCs/>
        </w:rPr>
        <w:t>48</w:t>
      </w:r>
      <w:r>
        <w:t>(4), 357–389. https://doi.org/10.1016/s0166-445x(00)00088-6</w:t>
      </w:r>
    </w:p>
    <w:p w14:paraId="001E1CD9" w14:textId="77777777" w:rsidR="00711311" w:rsidRDefault="00711311" w:rsidP="00711311">
      <w:pPr>
        <w:pStyle w:val="Bibliografia"/>
      </w:pPr>
      <w:r>
        <w:t xml:space="preserve">Bojarski, B., Witeska, M., &amp; Kondera, E. (2025). Blood biochemical biomarkers in fish toxicology—A review. </w:t>
      </w:r>
      <w:r>
        <w:rPr>
          <w:i/>
          <w:iCs/>
        </w:rPr>
        <w:t>Animals</w:t>
      </w:r>
      <w:r>
        <w:t xml:space="preserve">, </w:t>
      </w:r>
      <w:r>
        <w:rPr>
          <w:i/>
          <w:iCs/>
        </w:rPr>
        <w:t>15</w:t>
      </w:r>
      <w:r>
        <w:t>(7), 965. https://doi.org/10.3390/ani15070965</w:t>
      </w:r>
    </w:p>
    <w:p w14:paraId="1E455D6B" w14:textId="77777777" w:rsidR="00711311" w:rsidRDefault="00711311" w:rsidP="00711311">
      <w:pPr>
        <w:pStyle w:val="Bibliografia"/>
      </w:pPr>
      <w:r>
        <w:t xml:space="preserve">Bradford, M. M. (1976). A rapid and sensitive method for the quantitation of microgram quantities of protein utilizing the principle of protein-dye binding. In </w:t>
      </w:r>
      <w:r>
        <w:rPr>
          <w:i/>
          <w:iCs/>
        </w:rPr>
        <w:t>Analytical Biochemistry</w:t>
      </w:r>
      <w:r>
        <w:t xml:space="preserve"> (Vol. 72, Issues 1–2, pp. 248–254). https://doi.org/10.1006/abio.1976.9999</w:t>
      </w:r>
    </w:p>
    <w:p w14:paraId="661D8845" w14:textId="77777777" w:rsidR="00711311" w:rsidRPr="00711311" w:rsidRDefault="00711311" w:rsidP="00711311">
      <w:pPr>
        <w:pStyle w:val="Bibliografia"/>
        <w:rPr>
          <w:lang w:val="pt-BR"/>
        </w:rPr>
      </w:pPr>
      <w:r w:rsidRPr="00711311">
        <w:rPr>
          <w:lang w:val="pt-BR"/>
        </w:rPr>
        <w:lastRenderedPageBreak/>
        <w:t xml:space="preserve">BRASIL. (2000). </w:t>
      </w:r>
      <w:r w:rsidRPr="00711311">
        <w:rPr>
          <w:i/>
          <w:iCs/>
          <w:lang w:val="pt-BR"/>
        </w:rPr>
        <w:t>Lei no 9.985, de 18 de julho de 2000. Regulamenta o art. 225, § 1o, incisos I, II, III e VII da Constituição Federal, institui o Sistema Nacional de Unidades de Conservação da Natureza e dá outras providências.</w:t>
      </w:r>
      <w:r w:rsidRPr="00711311">
        <w:rPr>
          <w:lang w:val="pt-BR"/>
        </w:rPr>
        <w:t xml:space="preserve"> Ministério do Meio Ambiente. https://www.planalto.gov.br/ccivil_03/leis/l9985.htm</w:t>
      </w:r>
    </w:p>
    <w:p w14:paraId="1601A259" w14:textId="77777777" w:rsidR="00711311" w:rsidRDefault="00711311" w:rsidP="00711311">
      <w:pPr>
        <w:pStyle w:val="Bibliografia"/>
      </w:pPr>
      <w:r>
        <w:t xml:space="preserve">Cazenave, J., Bacchetta, C., Parma, M. J., Scarabotti, P. A., &amp; Wunderlin, D. A. (2009). Multiple biomarkers responses in </w:t>
      </w:r>
      <w:r>
        <w:rPr>
          <w:i/>
          <w:iCs/>
        </w:rPr>
        <w:t>Prochilodus lineatus</w:t>
      </w:r>
      <w:r>
        <w:t xml:space="preserve"> allowed assessing changes in the water quality of Salado River basin (Santa Fe, Argentina). </w:t>
      </w:r>
      <w:r>
        <w:rPr>
          <w:i/>
          <w:iCs/>
        </w:rPr>
        <w:t>Environmental Pollution</w:t>
      </w:r>
      <w:r>
        <w:t xml:space="preserve">, </w:t>
      </w:r>
      <w:r>
        <w:rPr>
          <w:i/>
          <w:iCs/>
        </w:rPr>
        <w:t>157</w:t>
      </w:r>
      <w:r>
        <w:t>(11), 3025–3033. https://doi.org/10.1016/j.envpol.2009.05.055</w:t>
      </w:r>
    </w:p>
    <w:p w14:paraId="57BDFDA8" w14:textId="77777777" w:rsidR="00711311" w:rsidRPr="00711311" w:rsidRDefault="00711311" w:rsidP="00711311">
      <w:pPr>
        <w:pStyle w:val="Bibliografia"/>
        <w:rPr>
          <w:lang w:val="pt-BR"/>
        </w:rPr>
      </w:pPr>
      <w:r>
        <w:t xml:space="preserve">Cazenave, J., Bistoni, M. D. L. A., Pesce, S. F., &amp; Wunderlin, D. A. (2006). Differential detoxification and antioxidant response in diverse organs of </w:t>
      </w:r>
      <w:r>
        <w:rPr>
          <w:i/>
          <w:iCs/>
        </w:rPr>
        <w:t>Corydoras paleatus</w:t>
      </w:r>
      <w:r>
        <w:t xml:space="preserve"> experimentally exposed to microcystin-RR. </w:t>
      </w:r>
      <w:r w:rsidRPr="00711311">
        <w:rPr>
          <w:i/>
          <w:iCs/>
          <w:lang w:val="pt-BR"/>
        </w:rPr>
        <w:t>Aquatic Toxicology</w:t>
      </w:r>
      <w:r w:rsidRPr="00711311">
        <w:rPr>
          <w:lang w:val="pt-BR"/>
        </w:rPr>
        <w:t xml:space="preserve">, </w:t>
      </w:r>
      <w:r w:rsidRPr="00711311">
        <w:rPr>
          <w:i/>
          <w:iCs/>
          <w:lang w:val="pt-BR"/>
        </w:rPr>
        <w:t>76</w:t>
      </w:r>
      <w:r w:rsidRPr="00711311">
        <w:rPr>
          <w:lang w:val="pt-BR"/>
        </w:rPr>
        <w:t>(1), 1–12. https://doi.org/10.1016/j.aquatox.2005.08.011</w:t>
      </w:r>
    </w:p>
    <w:p w14:paraId="2EB90141" w14:textId="77777777" w:rsidR="00711311" w:rsidRPr="00711311" w:rsidRDefault="00711311" w:rsidP="00711311">
      <w:pPr>
        <w:pStyle w:val="Bibliografia"/>
        <w:rPr>
          <w:lang w:val="pt-BR"/>
        </w:rPr>
      </w:pPr>
      <w:r w:rsidRPr="00711311">
        <w:rPr>
          <w:lang w:val="pt-BR"/>
        </w:rPr>
        <w:t xml:space="preserve">Costa, D. A., Azevedo, J. P. S., Santos, M. A., &amp; Assumpção, R. S. F. V. (2020). </w:t>
      </w:r>
      <w:r>
        <w:t xml:space="preserve">Water quality assessment based on multivariate statistics and water quality index of a strategic river in the Brazilian Atlantic Forest. </w:t>
      </w:r>
      <w:r w:rsidRPr="00711311">
        <w:rPr>
          <w:i/>
          <w:iCs/>
          <w:lang w:val="pt-BR"/>
        </w:rPr>
        <w:t>Scientific Reports</w:t>
      </w:r>
      <w:r w:rsidRPr="00711311">
        <w:rPr>
          <w:lang w:val="pt-BR"/>
        </w:rPr>
        <w:t xml:space="preserve">, </w:t>
      </w:r>
      <w:r w:rsidRPr="00711311">
        <w:rPr>
          <w:i/>
          <w:iCs/>
          <w:lang w:val="pt-BR"/>
        </w:rPr>
        <w:t>10</w:t>
      </w:r>
      <w:r w:rsidRPr="00711311">
        <w:rPr>
          <w:lang w:val="pt-BR"/>
        </w:rPr>
        <w:t>(1), 22038. https://doi.org/10.1038/s41598-020-78563-0</w:t>
      </w:r>
    </w:p>
    <w:p w14:paraId="0A71F1AF" w14:textId="77777777" w:rsidR="00711311" w:rsidRDefault="00711311" w:rsidP="00711311">
      <w:pPr>
        <w:pStyle w:val="Bibliografia"/>
      </w:pPr>
      <w:r w:rsidRPr="00711311">
        <w:rPr>
          <w:lang w:val="pt-BR"/>
        </w:rPr>
        <w:t xml:space="preserve">David, D. D., Lima, O. G., Nóbrega, A. M. C. D. S., &amp; Amado, E. M. (2018). </w:t>
      </w:r>
      <w:r>
        <w:t xml:space="preserve">Capacity of tissue water regulation is impaired in an osmoconformer living in impacted estuaries? </w:t>
      </w:r>
      <w:r>
        <w:rPr>
          <w:i/>
          <w:iCs/>
        </w:rPr>
        <w:t>Ecotoxicology and Environmental Safety</w:t>
      </w:r>
      <w:r>
        <w:t xml:space="preserve">, </w:t>
      </w:r>
      <w:r>
        <w:rPr>
          <w:i/>
          <w:iCs/>
        </w:rPr>
        <w:t>166</w:t>
      </w:r>
      <w:r>
        <w:t>, 375–382. https://doi.org/10.1016/j.ecoenv.2018.09.111</w:t>
      </w:r>
    </w:p>
    <w:p w14:paraId="50517C99" w14:textId="77777777" w:rsidR="00711311" w:rsidRDefault="00711311" w:rsidP="00711311">
      <w:pPr>
        <w:pStyle w:val="Bibliografia"/>
      </w:pPr>
      <w:r>
        <w:t xml:space="preserve">Eerkes-Medrano, D., &amp; Thompson, R. (2018). Occurrence, fate, and effect of microplastics in freshwater systems. In E. Y. Zeng (Ed.), </w:t>
      </w:r>
      <w:r>
        <w:rPr>
          <w:i/>
          <w:iCs/>
        </w:rPr>
        <w:t xml:space="preserve">Microplastic Contamination in Aquatic </w:t>
      </w:r>
      <w:r>
        <w:rPr>
          <w:i/>
          <w:iCs/>
        </w:rPr>
        <w:lastRenderedPageBreak/>
        <w:t>Environments</w:t>
      </w:r>
      <w:r>
        <w:t xml:space="preserve"> (pp. 95–132). Elsevier. https://doi.org/10.1016/B978-0-12-813747-5.00004-7</w:t>
      </w:r>
    </w:p>
    <w:p w14:paraId="6125D1FF" w14:textId="77777777" w:rsidR="00711311" w:rsidRDefault="00711311" w:rsidP="00711311">
      <w:pPr>
        <w:pStyle w:val="Bibliografia"/>
      </w:pPr>
      <w:r>
        <w:t xml:space="preserve">Epel, D. (1998). Use of multidrug transporters as first lines of defense against toxins in aquatic organisms. </w:t>
      </w:r>
      <w:r>
        <w:rPr>
          <w:i/>
          <w:iCs/>
        </w:rPr>
        <w:t>Comparative Biochemistry and Physiology Part A: Molecular &amp; Integrative Physiology</w:t>
      </w:r>
      <w:r>
        <w:t xml:space="preserve">, </w:t>
      </w:r>
      <w:r>
        <w:rPr>
          <w:i/>
          <w:iCs/>
        </w:rPr>
        <w:t>120</w:t>
      </w:r>
      <w:r>
        <w:t>(1), 23–28. https://doi.org/10.1016/S1095-6433(98)10005-3</w:t>
      </w:r>
    </w:p>
    <w:p w14:paraId="02F60A5E" w14:textId="77777777" w:rsidR="00711311" w:rsidRDefault="00711311" w:rsidP="00711311">
      <w:pPr>
        <w:pStyle w:val="Bibliografia"/>
      </w:pPr>
      <w:r>
        <w:t xml:space="preserve">Evans, D. H. (1987). The fish gill: Site of action and model for toxic effects of environmental pollutants. In </w:t>
      </w:r>
      <w:r>
        <w:rPr>
          <w:i/>
          <w:iCs/>
        </w:rPr>
        <w:t>Environmental Health Perspectives</w:t>
      </w:r>
      <w:r>
        <w:t xml:space="preserve"> (Vol. 71, pp. 47–58). https://doi.org/10.2307/3430412</w:t>
      </w:r>
    </w:p>
    <w:p w14:paraId="33F86CC0" w14:textId="77777777" w:rsidR="00711311" w:rsidRDefault="00711311" w:rsidP="00711311">
      <w:pPr>
        <w:pStyle w:val="Bibliografia"/>
      </w:pPr>
      <w:r>
        <w:t xml:space="preserve">Evans, D. H., Piermarini, P. M., &amp; Choe, K. P. (2005). The multifunctional fish gill: Dominant site of gas exchange, osmoregulation, acid-base regulation, and excretion of nitrogenous waste. </w:t>
      </w:r>
      <w:r>
        <w:rPr>
          <w:i/>
          <w:iCs/>
        </w:rPr>
        <w:t>Physiological Reviews</w:t>
      </w:r>
      <w:r>
        <w:t xml:space="preserve">, </w:t>
      </w:r>
      <w:r>
        <w:rPr>
          <w:i/>
          <w:iCs/>
        </w:rPr>
        <w:t>85</w:t>
      </w:r>
      <w:r>
        <w:t>(1), 97–177. https://doi.org/10.1152/physrev.00050.2003</w:t>
      </w:r>
    </w:p>
    <w:p w14:paraId="5C70C8DC" w14:textId="77777777" w:rsidR="00711311" w:rsidRPr="00711311" w:rsidRDefault="00711311" w:rsidP="00711311">
      <w:pPr>
        <w:pStyle w:val="Bibliografia"/>
        <w:rPr>
          <w:lang w:val="pt-BR"/>
        </w:rPr>
      </w:pPr>
      <w:r>
        <w:t xml:space="preserve">Forbes, V. E., Palmqvist, A., &amp; Bach, L. (2006). The use and misuse of biomarkers in ecotoxicology. </w:t>
      </w:r>
      <w:r w:rsidRPr="00711311">
        <w:rPr>
          <w:i/>
          <w:iCs/>
          <w:lang w:val="pt-BR"/>
        </w:rPr>
        <w:t>Environmental Toxicology and Chemistry</w:t>
      </w:r>
      <w:r w:rsidRPr="00711311">
        <w:rPr>
          <w:lang w:val="pt-BR"/>
        </w:rPr>
        <w:t xml:space="preserve">, </w:t>
      </w:r>
      <w:r w:rsidRPr="00711311">
        <w:rPr>
          <w:i/>
          <w:iCs/>
          <w:lang w:val="pt-BR"/>
        </w:rPr>
        <w:t>25</w:t>
      </w:r>
      <w:r w:rsidRPr="00711311">
        <w:rPr>
          <w:lang w:val="pt-BR"/>
        </w:rPr>
        <w:t>(1), 272–280. https://doi.org/10.1897/05-257R.1</w:t>
      </w:r>
    </w:p>
    <w:p w14:paraId="6DD678DC" w14:textId="77777777" w:rsidR="00711311" w:rsidRPr="00711311" w:rsidRDefault="00711311" w:rsidP="00711311">
      <w:pPr>
        <w:pStyle w:val="Bibliografia"/>
        <w:rPr>
          <w:lang w:val="pt-BR"/>
        </w:rPr>
      </w:pPr>
      <w:r w:rsidRPr="00711311">
        <w:rPr>
          <w:lang w:val="pt-BR"/>
        </w:rPr>
        <w:t xml:space="preserve">Ghisi, N. D. C., Larentis, C., Oliveira, E. C. D., Neves, M. P., Zavaski, A. G., Roque, A. D. A., Wachtel, C. C., Silva, A. P. D., Lima, E. B. S. D., Costa, G. D. O. N., Amorim, J. P. D. A., Ribeiro, C. A. D. O., &amp; Delariva, R. L. (2022). </w:t>
      </w:r>
      <w:r>
        <w:t xml:space="preserve">Environmental assessment of Neotropical streams using fish as bioindicators: A multibiomarker and integrated approach. </w:t>
      </w:r>
      <w:r w:rsidRPr="00711311">
        <w:rPr>
          <w:i/>
          <w:iCs/>
          <w:lang w:val="pt-BR"/>
        </w:rPr>
        <w:t>Hydrobiologia</w:t>
      </w:r>
      <w:r w:rsidRPr="00711311">
        <w:rPr>
          <w:lang w:val="pt-BR"/>
        </w:rPr>
        <w:t xml:space="preserve">, </w:t>
      </w:r>
      <w:r w:rsidRPr="00711311">
        <w:rPr>
          <w:i/>
          <w:iCs/>
          <w:lang w:val="pt-BR"/>
        </w:rPr>
        <w:t>849</w:t>
      </w:r>
      <w:r w:rsidRPr="00711311">
        <w:rPr>
          <w:lang w:val="pt-BR"/>
        </w:rPr>
        <w:t>(20), 4587–4604. https://doi.org/10.1007/s10750-020-04460-2</w:t>
      </w:r>
    </w:p>
    <w:p w14:paraId="57E78110" w14:textId="77777777" w:rsidR="00711311" w:rsidRDefault="00711311" w:rsidP="00711311">
      <w:pPr>
        <w:pStyle w:val="Bibliografia"/>
      </w:pPr>
      <w:r w:rsidRPr="00711311">
        <w:rPr>
          <w:lang w:val="pt-BR"/>
        </w:rPr>
        <w:lastRenderedPageBreak/>
        <w:t xml:space="preserve">Gopal, V., Parvathy, S., &amp; Balasubramanian, P. R. (1997). </w:t>
      </w:r>
      <w:r>
        <w:t xml:space="preserve">Effect of heavy metals on the blood protein biochemistry of the fish </w:t>
      </w:r>
      <w:r>
        <w:rPr>
          <w:i/>
          <w:iCs/>
        </w:rPr>
        <w:t>Cyprinus carpio</w:t>
      </w:r>
      <w:r>
        <w:t xml:space="preserve"> and its use as a bio-indicator of pollution stress. </w:t>
      </w:r>
      <w:r>
        <w:rPr>
          <w:i/>
          <w:iCs/>
        </w:rPr>
        <w:t>Environmental Monitoring and Assessment</w:t>
      </w:r>
      <w:r>
        <w:t xml:space="preserve">, </w:t>
      </w:r>
      <w:r>
        <w:rPr>
          <w:i/>
          <w:iCs/>
        </w:rPr>
        <w:t>48</w:t>
      </w:r>
      <w:r>
        <w:t>(2), 117–124. https://doi.org/10.1023/A:1005767517819</w:t>
      </w:r>
    </w:p>
    <w:p w14:paraId="674F2770" w14:textId="77777777" w:rsidR="00711311" w:rsidRDefault="00711311" w:rsidP="00711311">
      <w:pPr>
        <w:pStyle w:val="Bibliografia"/>
      </w:pPr>
      <w:r>
        <w:t xml:space="preserve">Gouveia, R. S. D., Lira, G. L. D. A., Anselmo Ramos, T. P., &amp; Medeiros, E. S. F. (2017). Ichthyofauna of the Reserva Biológica Guaribas and surrounding areas, state of Paraíba, Brazil. </w:t>
      </w:r>
      <w:r>
        <w:rPr>
          <w:i/>
          <w:iCs/>
        </w:rPr>
        <w:t>Check List</w:t>
      </w:r>
      <w:r>
        <w:t xml:space="preserve">, </w:t>
      </w:r>
      <w:r>
        <w:rPr>
          <w:i/>
          <w:iCs/>
        </w:rPr>
        <w:t>13</w:t>
      </w:r>
      <w:r>
        <w:t>(5), 581–590. (2823). https://doi.org/10.15560/13.5.581</w:t>
      </w:r>
    </w:p>
    <w:p w14:paraId="62A8F1B7" w14:textId="77777777" w:rsidR="00711311" w:rsidRDefault="00711311" w:rsidP="00711311">
      <w:pPr>
        <w:pStyle w:val="Bibliografia"/>
      </w:pPr>
      <w:r>
        <w:t>Haredi, A. M. M., Mourad, M., Tanekhy, M., Wassif, E., &amp; Abdel-Tawab, H. S. (2020). Lake Edku pollutants induced biochemical and histopathological alterations in muscle tissues of Nile Tilapia (</w:t>
      </w:r>
      <w:r>
        <w:rPr>
          <w:i/>
          <w:iCs/>
        </w:rPr>
        <w:t>Oreochromis niloticus</w:t>
      </w:r>
      <w:r>
        <w:t xml:space="preserve">). </w:t>
      </w:r>
      <w:r>
        <w:rPr>
          <w:i/>
          <w:iCs/>
        </w:rPr>
        <w:t>Toxicology and Environmental Health Sciences</w:t>
      </w:r>
      <w:r>
        <w:t xml:space="preserve">, </w:t>
      </w:r>
      <w:r>
        <w:rPr>
          <w:i/>
          <w:iCs/>
        </w:rPr>
        <w:t>12</w:t>
      </w:r>
      <w:r>
        <w:t>(3), 247–255. https://doi.org/10.1007/s13530-020-00042-w</w:t>
      </w:r>
    </w:p>
    <w:p w14:paraId="064DE741" w14:textId="77777777" w:rsidR="00711311" w:rsidRDefault="00711311" w:rsidP="00711311">
      <w:pPr>
        <w:pStyle w:val="Bibliografia"/>
      </w:pPr>
      <w:r>
        <w:t xml:space="preserve">Harmon, S. M. (2018). The effects of microplastic pollution on aquatic organisms. In E. Y. Zeng (Ed.), </w:t>
      </w:r>
      <w:r>
        <w:rPr>
          <w:i/>
          <w:iCs/>
        </w:rPr>
        <w:t>Microplastic Contamination in Aquatic Environments</w:t>
      </w:r>
      <w:r>
        <w:t xml:space="preserve"> (pp. 249–270). Elsevier. https://doi.org/10.1016/B978-0-12-813747-5.00008-4</w:t>
      </w:r>
    </w:p>
    <w:p w14:paraId="75AD600F" w14:textId="77777777" w:rsidR="00711311" w:rsidRDefault="00711311" w:rsidP="00711311">
      <w:pPr>
        <w:pStyle w:val="Bibliografia"/>
      </w:pPr>
      <w:r>
        <w:t xml:space="preserve">Heinrichs, R., Otto, R., Magalhães, A., &amp; Meirelles, G. C. (2017). Importance of sugarcane in Brazilian and world bioeconomy. In S. Dabbert, I. Lewandowski, J. Weiss, &amp; A. Pyka (Eds.), </w:t>
      </w:r>
      <w:r>
        <w:rPr>
          <w:i/>
          <w:iCs/>
        </w:rPr>
        <w:t>Knowledge-Driven Developments in the Bioeconomy. Technological and Economic Perspectives</w:t>
      </w:r>
      <w:r>
        <w:t xml:space="preserve"> (pp. 205–217). Springer International Publishing. https://doi.org/10.1007/978-3-319-58374-7_11</w:t>
      </w:r>
    </w:p>
    <w:p w14:paraId="174B092D" w14:textId="77777777" w:rsidR="00711311" w:rsidRDefault="00711311" w:rsidP="00711311">
      <w:pPr>
        <w:pStyle w:val="Bibliografia"/>
      </w:pPr>
      <w:r>
        <w:t xml:space="preserve">Kurelec, B. (1992). The multixenobiotic resistance mechanism in aquatic organisms. </w:t>
      </w:r>
      <w:r>
        <w:rPr>
          <w:i/>
          <w:iCs/>
        </w:rPr>
        <w:t>Critical Reviews in Toxicology</w:t>
      </w:r>
      <w:r>
        <w:t xml:space="preserve">, </w:t>
      </w:r>
      <w:r>
        <w:rPr>
          <w:i/>
          <w:iCs/>
        </w:rPr>
        <w:t>22</w:t>
      </w:r>
      <w:r>
        <w:t>(1), 23–43. https://doi.org/10.3109/10408449209145320</w:t>
      </w:r>
    </w:p>
    <w:p w14:paraId="34ABC237" w14:textId="77777777" w:rsidR="00711311" w:rsidRDefault="00711311" w:rsidP="00711311">
      <w:pPr>
        <w:pStyle w:val="Bibliografia"/>
      </w:pPr>
      <w:r>
        <w:lastRenderedPageBreak/>
        <w:t xml:space="preserve">Kurelec, B., Smital, T., Pivcevic, B., Eufemia, N., &amp; Epel, D. (2000). Multixenobiotic resistance, P-glycoprotein, and chemosensitizers. </w:t>
      </w:r>
      <w:r>
        <w:rPr>
          <w:i/>
          <w:iCs/>
        </w:rPr>
        <w:t>Ecotoxicology</w:t>
      </w:r>
      <w:r>
        <w:t xml:space="preserve">, </w:t>
      </w:r>
      <w:r>
        <w:rPr>
          <w:i/>
          <w:iCs/>
        </w:rPr>
        <w:t>9</w:t>
      </w:r>
      <w:r>
        <w:t>, 307–327.</w:t>
      </w:r>
    </w:p>
    <w:p w14:paraId="3C467AAB" w14:textId="77777777" w:rsidR="00711311" w:rsidRDefault="00711311" w:rsidP="00711311">
      <w:pPr>
        <w:pStyle w:val="Bibliografia"/>
      </w:pPr>
      <w:r>
        <w:t xml:space="preserve">Lê, S., Josse, J., &amp; Husson, F. (2008). FactoMineR: An R Package for Multivariate Analysis. In </w:t>
      </w:r>
      <w:r>
        <w:rPr>
          <w:i/>
          <w:iCs/>
        </w:rPr>
        <w:t>Journal of Statistical Software</w:t>
      </w:r>
      <w:r>
        <w:t xml:space="preserve"> (Vol. 25, Issue 1, pp. 1–18).</w:t>
      </w:r>
    </w:p>
    <w:p w14:paraId="76DCBEEB" w14:textId="77777777" w:rsidR="00711311" w:rsidRDefault="00711311" w:rsidP="00711311">
      <w:pPr>
        <w:pStyle w:val="Bibliografia"/>
      </w:pPr>
      <w:r>
        <w:t xml:space="preserve">Legendre, P., &amp; Legendre, L. (1998). </w:t>
      </w:r>
      <w:r>
        <w:rPr>
          <w:i/>
          <w:iCs/>
        </w:rPr>
        <w:t>Numerical Ecology</w:t>
      </w:r>
      <w:r>
        <w:t xml:space="preserve"> (2nd English ed).</w:t>
      </w:r>
    </w:p>
    <w:p w14:paraId="0D95448C" w14:textId="77777777" w:rsidR="00711311" w:rsidRDefault="00711311" w:rsidP="00711311">
      <w:pPr>
        <w:pStyle w:val="Bibliografia"/>
      </w:pPr>
      <w:r w:rsidRPr="00711311">
        <w:rPr>
          <w:lang w:val="pt-BR"/>
        </w:rPr>
        <w:t xml:space="preserve">Macêdo, A. K. S., Silva, J. R. P., Santos, H. B., Thomé, R. G., Vendel, A. L., &amp; Amado, E. M. (2019). </w:t>
      </w:r>
      <w:r>
        <w:t xml:space="preserve">Estuarine fish assemblages present a species‐specific difference in the multixenobiotics resistance activity. </w:t>
      </w:r>
      <w:r>
        <w:rPr>
          <w:i/>
          <w:iCs/>
        </w:rPr>
        <w:t>Journal of Experimental Zoology Part A: Ecological and Integrative Physiology</w:t>
      </w:r>
      <w:r>
        <w:t xml:space="preserve">, </w:t>
      </w:r>
      <w:r>
        <w:rPr>
          <w:i/>
          <w:iCs/>
        </w:rPr>
        <w:t>331</w:t>
      </w:r>
      <w:r>
        <w:t>(10), 530–539. https://doi.org/10.1002/jez.2320</w:t>
      </w:r>
    </w:p>
    <w:p w14:paraId="3273560C" w14:textId="77777777" w:rsidR="00711311" w:rsidRPr="00711311" w:rsidRDefault="00711311" w:rsidP="00711311">
      <w:pPr>
        <w:pStyle w:val="Bibliografia"/>
        <w:rPr>
          <w:lang w:val="pt-BR"/>
        </w:rPr>
      </w:pPr>
      <w:r>
        <w:t xml:space="preserve">Mackereth, F. J. H., Heron, J., &amp; Talling, J. F. (1978). Water analysis: Some revised methods for limnologists.(scientific publication n. 36) Freshwater Biological Association. </w:t>
      </w:r>
      <w:r w:rsidRPr="00711311">
        <w:rPr>
          <w:i/>
          <w:iCs/>
          <w:lang w:val="pt-BR"/>
        </w:rPr>
        <w:t>Cumbria and Dorset, England</w:t>
      </w:r>
      <w:r w:rsidRPr="00711311">
        <w:rPr>
          <w:lang w:val="pt-BR"/>
        </w:rPr>
        <w:t>.</w:t>
      </w:r>
    </w:p>
    <w:p w14:paraId="0DB8E420" w14:textId="77777777" w:rsidR="00711311" w:rsidRDefault="00711311" w:rsidP="00711311">
      <w:pPr>
        <w:pStyle w:val="Bibliografia"/>
      </w:pPr>
      <w:r w:rsidRPr="00711311">
        <w:rPr>
          <w:lang w:val="pt-BR"/>
        </w:rPr>
        <w:t xml:space="preserve">Malabarba, L. R. (2006). Peixes de Riachos da Mata Atlântica nas Unidades de Conservação do Vale do Rio Ribeira de Iguape no Estado de São Paulo. </w:t>
      </w:r>
      <w:r>
        <w:t xml:space="preserve">In </w:t>
      </w:r>
      <w:r>
        <w:rPr>
          <w:i/>
          <w:iCs/>
        </w:rPr>
        <w:t>Neotropical Ichthyology</w:t>
      </w:r>
      <w:r>
        <w:t xml:space="preserve"> (Vol. 4, Issue 3, pp. 377–377). https://doi.org/10.1590/S1679-62252006000300012</w:t>
      </w:r>
    </w:p>
    <w:p w14:paraId="09146A55" w14:textId="77777777" w:rsidR="00711311" w:rsidRDefault="00711311" w:rsidP="00711311">
      <w:pPr>
        <w:pStyle w:val="Bibliografia"/>
      </w:pPr>
      <w:r w:rsidRPr="00711311">
        <w:rPr>
          <w:lang w:val="pt-BR"/>
        </w:rPr>
        <w:t xml:space="preserve">Marques, M. C. M., Trindade, W., Bohn, A., &amp; Grelle, C. E. V. (2021). </w:t>
      </w:r>
      <w:r>
        <w:t xml:space="preserve">The Atlantic Forest: An Introduction to the Megadiverse Forest of South America. In M. C. M. Marques &amp; C. E. V. Grelle (Eds.), </w:t>
      </w:r>
      <w:r>
        <w:rPr>
          <w:i/>
          <w:iCs/>
        </w:rPr>
        <w:t>The Atlantic Forest: History, Biodiversity, Threats and Opportunities of the Mega-diverse Forest</w:t>
      </w:r>
      <w:r>
        <w:t xml:space="preserve"> (pp. 3–23). Springer International Publishing. https://doi.org/10.1007/978-3-030-55322-7_1</w:t>
      </w:r>
    </w:p>
    <w:p w14:paraId="6F3FF606" w14:textId="77777777" w:rsidR="00711311" w:rsidRDefault="00711311" w:rsidP="00711311">
      <w:pPr>
        <w:pStyle w:val="Bibliografia"/>
      </w:pPr>
      <w:r>
        <w:t xml:space="preserve">McCune, B., &amp; Grace, J. B. (2002). </w:t>
      </w:r>
      <w:r>
        <w:rPr>
          <w:i/>
          <w:iCs/>
        </w:rPr>
        <w:t>Analysis of Ecological Communities</w:t>
      </w:r>
      <w:r>
        <w:t>. MjM Software.</w:t>
      </w:r>
    </w:p>
    <w:p w14:paraId="03CE3866" w14:textId="77777777" w:rsidR="00711311" w:rsidRPr="00711311" w:rsidRDefault="00711311" w:rsidP="00711311">
      <w:pPr>
        <w:pStyle w:val="Bibliografia"/>
        <w:rPr>
          <w:lang w:val="pt-BR"/>
        </w:rPr>
      </w:pPr>
      <w:r w:rsidRPr="00711311">
        <w:rPr>
          <w:lang w:val="pt-BR"/>
        </w:rPr>
        <w:lastRenderedPageBreak/>
        <w:t xml:space="preserve">Medeiros, E. S. F., Silva, M. J., &amp; Ramos, R. T. C. (2008). </w:t>
      </w:r>
      <w:r>
        <w:t xml:space="preserve">Application of catchment- and local-scale variables for aquatic habitat characterization and assessment in the brazilian semi-arid region. </w:t>
      </w:r>
      <w:r w:rsidRPr="00711311">
        <w:rPr>
          <w:i/>
          <w:iCs/>
          <w:lang w:val="pt-BR"/>
        </w:rPr>
        <w:t>Neotropical Biology and Conservation</w:t>
      </w:r>
      <w:r w:rsidRPr="00711311">
        <w:rPr>
          <w:lang w:val="pt-BR"/>
        </w:rPr>
        <w:t xml:space="preserve">, </w:t>
      </w:r>
      <w:r w:rsidRPr="00711311">
        <w:rPr>
          <w:i/>
          <w:iCs/>
          <w:lang w:val="pt-BR"/>
        </w:rPr>
        <w:t>3</w:t>
      </w:r>
      <w:r w:rsidRPr="00711311">
        <w:rPr>
          <w:lang w:val="pt-BR"/>
        </w:rPr>
        <w:t>(1), 13–20.</w:t>
      </w:r>
    </w:p>
    <w:p w14:paraId="19564A0B" w14:textId="77777777" w:rsidR="00711311" w:rsidRDefault="00711311" w:rsidP="00711311">
      <w:pPr>
        <w:pStyle w:val="Bibliografia"/>
      </w:pPr>
      <w:r w:rsidRPr="00711311">
        <w:rPr>
          <w:lang w:val="pt-BR"/>
        </w:rPr>
        <w:t xml:space="preserve">Medeiros, E. S. F., Silva, M. J., Ramos, T. P. A., &amp; Ramos, R. T. C. (2010). </w:t>
      </w:r>
      <w:r>
        <w:t xml:space="preserve">Effects of fishing technique on assessing species composition in aquatic systems in semi-arid Brazil. </w:t>
      </w:r>
      <w:r>
        <w:rPr>
          <w:i/>
          <w:iCs/>
        </w:rPr>
        <w:t>Brazilian Journal of Biology</w:t>
      </w:r>
      <w:r>
        <w:t xml:space="preserve">, </w:t>
      </w:r>
      <w:r>
        <w:rPr>
          <w:i/>
          <w:iCs/>
        </w:rPr>
        <w:t>70</w:t>
      </w:r>
      <w:r>
        <w:t>(2), 255–262. https://doi.org/10.1590/S1519-69842010000200004</w:t>
      </w:r>
    </w:p>
    <w:p w14:paraId="1E634930" w14:textId="77777777" w:rsidR="00711311" w:rsidRPr="00711311" w:rsidRDefault="00711311" w:rsidP="00711311">
      <w:pPr>
        <w:pStyle w:val="Bibliografia"/>
        <w:rPr>
          <w:lang w:val="pt-BR"/>
        </w:rPr>
      </w:pPr>
      <w:r>
        <w:t xml:space="preserve">Miranda, J. (2012). </w:t>
      </w:r>
      <w:r w:rsidRPr="00711311">
        <w:rPr>
          <w:lang w:val="pt-BR"/>
        </w:rPr>
        <w:t xml:space="preserve">Ameaças aos peixes de riachos da Mata Atlântica. </w:t>
      </w:r>
      <w:r w:rsidRPr="00711311">
        <w:rPr>
          <w:i/>
          <w:iCs/>
          <w:lang w:val="pt-BR"/>
        </w:rPr>
        <w:t>Natureza On Line</w:t>
      </w:r>
      <w:r w:rsidRPr="00711311">
        <w:rPr>
          <w:lang w:val="pt-BR"/>
        </w:rPr>
        <w:t xml:space="preserve">, </w:t>
      </w:r>
      <w:r w:rsidRPr="00711311">
        <w:rPr>
          <w:i/>
          <w:iCs/>
          <w:lang w:val="pt-BR"/>
        </w:rPr>
        <w:t>10</w:t>
      </w:r>
      <w:r w:rsidRPr="00711311">
        <w:rPr>
          <w:lang w:val="pt-BR"/>
        </w:rPr>
        <w:t>, 136–139.</w:t>
      </w:r>
    </w:p>
    <w:p w14:paraId="61FB6AF6" w14:textId="77777777" w:rsidR="00711311" w:rsidRPr="00711311" w:rsidRDefault="00711311" w:rsidP="00711311">
      <w:pPr>
        <w:pStyle w:val="Bibliografia"/>
        <w:rPr>
          <w:lang w:val="pt-BR"/>
        </w:rPr>
      </w:pPr>
      <w:r w:rsidRPr="00711311">
        <w:rPr>
          <w:lang w:val="pt-BR"/>
        </w:rPr>
        <w:t xml:space="preserve">MMA. (2003). </w:t>
      </w:r>
      <w:r w:rsidRPr="00711311">
        <w:rPr>
          <w:i/>
          <w:iCs/>
          <w:lang w:val="pt-BR"/>
        </w:rPr>
        <w:t>Plano de Manejo Reserva Biológica Guaribas. Fase 2.</w:t>
      </w:r>
      <w:r w:rsidRPr="00711311">
        <w:rPr>
          <w:lang w:val="pt-BR"/>
        </w:rPr>
        <w:t xml:space="preserve"> [Report]. Ministério do Meio Ambiente. https://www.gov.br/icmbio/pt-br/assuntos/biodiversidade/unidade-de-conservacao/unidades-de-biomas/mata-atlantica/lista-de-ucs/rebio-guaribas</w:t>
      </w:r>
    </w:p>
    <w:p w14:paraId="054345DF" w14:textId="77777777" w:rsidR="00711311" w:rsidRPr="00711311" w:rsidRDefault="00711311" w:rsidP="00711311">
      <w:pPr>
        <w:pStyle w:val="Bibliografia"/>
        <w:rPr>
          <w:lang w:val="pt-BR"/>
        </w:rPr>
      </w:pPr>
      <w:r w:rsidRPr="00711311">
        <w:rPr>
          <w:lang w:val="pt-BR"/>
        </w:rPr>
        <w:t xml:space="preserve">MMA. (2026). </w:t>
      </w:r>
      <w:r w:rsidRPr="00711311">
        <w:rPr>
          <w:i/>
          <w:iCs/>
          <w:lang w:val="pt-BR"/>
        </w:rPr>
        <w:t>Painel de Unidades de Conservação Brasileras</w:t>
      </w:r>
      <w:r w:rsidRPr="00711311">
        <w:rPr>
          <w:lang w:val="pt-BR"/>
        </w:rPr>
        <w:t>. Microsoft Power BI. Ministério do Meio Ambiente, Departamento de Áreas Protegidas. https://encurtador.com.br/kLle</w:t>
      </w:r>
    </w:p>
    <w:p w14:paraId="00DC4213" w14:textId="77777777" w:rsidR="00711311" w:rsidRDefault="00711311" w:rsidP="00711311">
      <w:pPr>
        <w:pStyle w:val="Bibliografia"/>
      </w:pPr>
      <w:r>
        <w:t xml:space="preserve">Mugodo, J., Kennard, M. J., Liston, P., Nichols, S., Linke, S., Norris, R. H., &amp; Lintermans, M. (2006). Local stream habitat variables predicted from catchment scale characteristics are useful for predicting fish distribution. In </w:t>
      </w:r>
      <w:r>
        <w:rPr>
          <w:i/>
          <w:iCs/>
        </w:rPr>
        <w:t>Hydrobiologia</w:t>
      </w:r>
      <w:r>
        <w:t xml:space="preserve"> (Vol. 572, Issue 1, pp. 59–70). https://doi.org/10.1007/s10750-006-0252-7</w:t>
      </w:r>
    </w:p>
    <w:p w14:paraId="1CDF8003" w14:textId="77777777" w:rsidR="00711311" w:rsidRDefault="00711311" w:rsidP="00711311">
      <w:pPr>
        <w:pStyle w:val="Bibliografia"/>
      </w:pPr>
      <w:r>
        <w:t xml:space="preserve">Myers, N., Mittermeier, R. A., Mittermeier, C. G., Fonseca, G. A. B., &amp; Kent, J. (2000). Biodiversity hotspots for conservation priorities. In </w:t>
      </w:r>
      <w:r>
        <w:rPr>
          <w:i/>
          <w:iCs/>
        </w:rPr>
        <w:t>Nature</w:t>
      </w:r>
      <w:r>
        <w:t xml:space="preserve"> (Vol. 403, pp. 853–858). https://doi.org/10.1038/35002501</w:t>
      </w:r>
    </w:p>
    <w:p w14:paraId="453EB3E7" w14:textId="77777777" w:rsidR="00711311" w:rsidRDefault="00711311" w:rsidP="00711311">
      <w:pPr>
        <w:pStyle w:val="Bibliografia"/>
      </w:pPr>
      <w:r w:rsidRPr="00711311">
        <w:rPr>
          <w:lang w:val="pt-BR"/>
        </w:rPr>
        <w:lastRenderedPageBreak/>
        <w:t xml:space="preserve">Ondei, L. D. S., Teresa, F. B., Garcia, D. P., Felício, A. A., Da Silva, D. G. H., &amp; De Almeida, E. A. (2020). </w:t>
      </w:r>
      <w:r>
        <w:t xml:space="preserve">Fish biomarker responses to perturbation by drought in streams. </w:t>
      </w:r>
      <w:r>
        <w:rPr>
          <w:i/>
          <w:iCs/>
        </w:rPr>
        <w:t>Neotropical Ichthyology</w:t>
      </w:r>
      <w:r>
        <w:t xml:space="preserve">, </w:t>
      </w:r>
      <w:r>
        <w:rPr>
          <w:i/>
          <w:iCs/>
        </w:rPr>
        <w:t>18</w:t>
      </w:r>
      <w:r>
        <w:t>(2), e190130. https://doi.org/10.1590/1982-0224-2019-0130</w:t>
      </w:r>
    </w:p>
    <w:p w14:paraId="11888ED5" w14:textId="77777777" w:rsidR="00711311" w:rsidRDefault="00711311" w:rsidP="00711311">
      <w:pPr>
        <w:pStyle w:val="Bibliografia"/>
      </w:pPr>
      <w:r w:rsidRPr="00711311">
        <w:rPr>
          <w:lang w:val="pt-BR"/>
        </w:rPr>
        <w:t xml:space="preserve">Padial, A. A., Costa, A. P. L., Bonecker, C. C., Nogueira, D. G., Roque, F. O., Message, H. J., Diniz, L. P., Cavalcante, L. L., Vallejos, M. A. V., Ota, R. R., &amp; Ludwig, T. A. V. (2021). </w:t>
      </w:r>
      <w:r>
        <w:t xml:space="preserve">Freshwater Studies in the Atlantic Forest: General Overview and Prospects. In M. C. M. Marques &amp; C. E. V. Grelle (Eds.), </w:t>
      </w:r>
      <w:r>
        <w:rPr>
          <w:i/>
          <w:iCs/>
        </w:rPr>
        <w:t>The Atlantic Forest: History, Biodiversity, Threats and Opportunities of the Mega-diverse Forest</w:t>
      </w:r>
      <w:r>
        <w:t xml:space="preserve"> (pp. 205–230). Springer International Publishing. https://doi.org/10.1007/978-3-030-55322-7_10</w:t>
      </w:r>
    </w:p>
    <w:p w14:paraId="3EDC3E5F" w14:textId="77777777" w:rsidR="00711311" w:rsidRDefault="00711311" w:rsidP="00711311">
      <w:pPr>
        <w:pStyle w:val="Bibliografia"/>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225196CF" w14:textId="77777777" w:rsidR="00711311" w:rsidRDefault="00711311" w:rsidP="00711311">
      <w:pPr>
        <w:pStyle w:val="Bibliografia"/>
      </w:pPr>
      <w:r>
        <w:t xml:space="preserve">Pereira, K. M. G., Cordeiro, N. G., Suzuki, L. P. Z. L., &amp; Berg, E. van den. (2026). How important are small fragments for restoration in the central portion of the Atlantic Forest? </w:t>
      </w:r>
      <w:r>
        <w:rPr>
          <w:i/>
          <w:iCs/>
        </w:rPr>
        <w:t>Biological Conservation</w:t>
      </w:r>
      <w:r>
        <w:t xml:space="preserve">, </w:t>
      </w:r>
      <w:r>
        <w:rPr>
          <w:i/>
          <w:iCs/>
        </w:rPr>
        <w:t>321</w:t>
      </w:r>
      <w:r>
        <w:t>, Article 111958. https://doi.org/https://doi.org/10.1016/j.biocon.2026.111958</w:t>
      </w:r>
    </w:p>
    <w:p w14:paraId="2F1343F0" w14:textId="77777777" w:rsidR="00711311" w:rsidRPr="00711311" w:rsidRDefault="00711311" w:rsidP="00711311">
      <w:pPr>
        <w:pStyle w:val="Bibliografia"/>
        <w:rPr>
          <w:lang w:val="pt-BR"/>
        </w:rPr>
      </w:pPr>
      <w:r w:rsidRPr="00711311">
        <w:rPr>
          <w:lang w:val="pt-BR"/>
        </w:rPr>
        <w:t xml:space="preserve">Peressin, A., Casarim, R., Prado, I. G., &amp; Cetra, M. (2020). </w:t>
      </w:r>
      <w:r>
        <w:t xml:space="preserve">Physical habitat as predictor of fish trophic structure in Brazilian Atlantic rainforest streams. </w:t>
      </w:r>
      <w:r w:rsidRPr="00711311">
        <w:rPr>
          <w:i/>
          <w:iCs/>
          <w:lang w:val="pt-BR"/>
        </w:rPr>
        <w:t>Neotropical Ichthyology</w:t>
      </w:r>
      <w:r w:rsidRPr="00711311">
        <w:rPr>
          <w:lang w:val="pt-BR"/>
        </w:rPr>
        <w:t xml:space="preserve">, </w:t>
      </w:r>
      <w:r w:rsidRPr="00711311">
        <w:rPr>
          <w:i/>
          <w:iCs/>
          <w:lang w:val="pt-BR"/>
        </w:rPr>
        <w:t>18</w:t>
      </w:r>
      <w:r w:rsidRPr="00711311">
        <w:rPr>
          <w:lang w:val="pt-BR"/>
        </w:rPr>
        <w:t>(2), e190076. https://doi.org/10.1590/1982-0224-2019-0076</w:t>
      </w:r>
    </w:p>
    <w:p w14:paraId="112225A2" w14:textId="77777777" w:rsidR="00711311" w:rsidRDefault="00711311" w:rsidP="00711311">
      <w:pPr>
        <w:pStyle w:val="Bibliografia"/>
      </w:pPr>
      <w:r w:rsidRPr="00711311">
        <w:rPr>
          <w:lang w:val="pt-BR"/>
        </w:rPr>
        <w:t xml:space="preserve">Pinto, L. P., &amp; Brito, M. C. W. (2003). </w:t>
      </w:r>
      <w:r>
        <w:t xml:space="preserve">Dynamics of Biodiversity Loss in the Brazilin Atlantic Forest: An Introduction. In C. Galindo-Leal &amp; I. G. Câmara (Eds.), </w:t>
      </w:r>
      <w:r>
        <w:rPr>
          <w:i/>
          <w:iCs/>
        </w:rPr>
        <w:t>The Atlantic Forest of South America: Biodiversity Status, Threats, and Outlook</w:t>
      </w:r>
      <w:r>
        <w:t xml:space="preserve"> (pp. 27–30). Island Press.</w:t>
      </w:r>
    </w:p>
    <w:p w14:paraId="660A6A5A" w14:textId="77777777" w:rsidR="00711311" w:rsidRPr="00711311" w:rsidRDefault="00711311" w:rsidP="00711311">
      <w:pPr>
        <w:pStyle w:val="Bibliografia"/>
        <w:rPr>
          <w:lang w:val="pt-BR"/>
        </w:rPr>
      </w:pPr>
      <w:r>
        <w:lastRenderedPageBreak/>
        <w:t xml:space="preserve">Pusey, B., Kennard, M. J., &amp; Arthington, A. (2004). Study area, data collection, analysis and presentation. In B. Pusey, M. J. Kennard, &amp; A. Arthington (Eds.), </w:t>
      </w:r>
      <w:r>
        <w:rPr>
          <w:i/>
          <w:iCs/>
        </w:rPr>
        <w:t>Freshwater Fishes of North-eastern Australia</w:t>
      </w:r>
      <w:r>
        <w:t xml:space="preserve"> (pp. 26–48). </w:t>
      </w:r>
      <w:r w:rsidRPr="00711311">
        <w:rPr>
          <w:lang w:val="pt-BR"/>
        </w:rPr>
        <w:t>CSIRO Publishing.</w:t>
      </w:r>
    </w:p>
    <w:p w14:paraId="389EE8DF" w14:textId="77777777" w:rsidR="00711311" w:rsidRDefault="00711311" w:rsidP="00711311">
      <w:pPr>
        <w:pStyle w:val="Bibliografia"/>
      </w:pPr>
      <w:r w:rsidRPr="00711311">
        <w:rPr>
          <w:lang w:val="pt-BR"/>
        </w:rPr>
        <w:t xml:space="preserve">Quiroz-Jara, M., Casini, S., Fossi, M. C., Orrego, R., Gavilán, J. F., &amp; Barra, R. (2021). </w:t>
      </w:r>
      <w:r>
        <w:t xml:space="preserve">Integrated physiological biomarkers responses in wild fish exposed to the anthropogenic gradient in the Biobío river, south-central Chile. </w:t>
      </w:r>
      <w:r>
        <w:rPr>
          <w:i/>
          <w:iCs/>
        </w:rPr>
        <w:t>Environmental Management</w:t>
      </w:r>
      <w:r>
        <w:t xml:space="preserve">, </w:t>
      </w:r>
      <w:r>
        <w:rPr>
          <w:i/>
          <w:iCs/>
        </w:rPr>
        <w:t>67</w:t>
      </w:r>
      <w:r>
        <w:t>(6), 1145–1157. https://doi.org/10.1007/s00267-021-01465-y</w:t>
      </w:r>
    </w:p>
    <w:p w14:paraId="43587540" w14:textId="77777777" w:rsidR="00711311" w:rsidRDefault="00711311" w:rsidP="00711311">
      <w:pPr>
        <w:pStyle w:val="Bibliografia"/>
      </w:pPr>
      <w:r>
        <w:t xml:space="preserve">R Development Core Team. (2017). </w:t>
      </w:r>
      <w:r>
        <w:rPr>
          <w:i/>
          <w:iCs/>
        </w:rPr>
        <w:t>R: A language and environment for statistical computing</w:t>
      </w:r>
      <w:r>
        <w:t>. R Foundation for Statistical Computing. https://www.r-project.org/</w:t>
      </w:r>
    </w:p>
    <w:p w14:paraId="3396E19B" w14:textId="77777777" w:rsidR="00711311" w:rsidRDefault="00711311" w:rsidP="00711311">
      <w:pPr>
        <w:pStyle w:val="Bibliografia"/>
      </w:pPr>
      <w:r>
        <w:t xml:space="preserve">R Studio Team. (2022). </w:t>
      </w:r>
      <w:r>
        <w:rPr>
          <w:i/>
          <w:iCs/>
        </w:rPr>
        <w:t>RStudio: Integrated Development Environment for R</w:t>
      </w:r>
      <w:r>
        <w:t>. RStudio, PBC. https://posit.co/products/open-source/rstudio/</w:t>
      </w:r>
    </w:p>
    <w:p w14:paraId="3E59CA7B" w14:textId="77777777" w:rsidR="00711311" w:rsidRDefault="00711311" w:rsidP="00711311">
      <w:pPr>
        <w:pStyle w:val="Bibliografia"/>
      </w:pPr>
      <w:r>
        <w:t xml:space="preserve">Ross, A., &amp; Willson, V. L. (2017). </w:t>
      </w:r>
      <w:r>
        <w:rPr>
          <w:i/>
          <w:iCs/>
        </w:rPr>
        <w:t>Basic and Advanced Statistical Tests: Writing Results Sections and Creating Tables and Figures</w:t>
      </w:r>
      <w:r>
        <w:t>. SensePublishers. https://doi.org/10.1007/978-94-6351-086-8</w:t>
      </w:r>
    </w:p>
    <w:p w14:paraId="15B99BFD" w14:textId="77777777" w:rsidR="00711311" w:rsidRDefault="00711311" w:rsidP="00711311">
      <w:pPr>
        <w:pStyle w:val="Bibliografia"/>
      </w:pPr>
      <w:r>
        <w:t xml:space="preserve">Sabae, S., &amp; Mohamed, F. (2015). Effect of environmental pollution on the health of </w:t>
      </w:r>
      <w:r>
        <w:rPr>
          <w:i/>
          <w:iCs/>
        </w:rPr>
        <w:t>Tilapia</w:t>
      </w:r>
      <w:r>
        <w:t xml:space="preserve"> spp. From Lake Qarun. </w:t>
      </w:r>
      <w:r>
        <w:rPr>
          <w:i/>
          <w:iCs/>
        </w:rPr>
        <w:t>Global Veterinaria</w:t>
      </w:r>
      <w:r>
        <w:t xml:space="preserve">, </w:t>
      </w:r>
      <w:r>
        <w:rPr>
          <w:i/>
          <w:iCs/>
        </w:rPr>
        <w:t>14</w:t>
      </w:r>
      <w:r>
        <w:t>(3), 304–328. https://doi.org/10.5829/idosi.gv.2015.14.03.9388</w:t>
      </w:r>
    </w:p>
    <w:p w14:paraId="0CA20172" w14:textId="77777777" w:rsidR="00711311" w:rsidRDefault="00711311" w:rsidP="00711311">
      <w:pPr>
        <w:pStyle w:val="Bibliografia"/>
      </w:pPr>
      <w:r>
        <w:t>Sanchez, W., Aït-Aïssa, S., Palluel, O., Ditche, J.-M., &amp; Porcher, J.-M. (2007). Preliminary investigation of multi-biomarker responses in three-spined stickleback (</w:t>
      </w:r>
      <w:r>
        <w:rPr>
          <w:i/>
          <w:iCs/>
        </w:rPr>
        <w:t>Gasterosteus aculeatus</w:t>
      </w:r>
      <w:r>
        <w:t xml:space="preserve"> L.) sampled in contaminated streams. </w:t>
      </w:r>
      <w:r>
        <w:rPr>
          <w:i/>
          <w:iCs/>
        </w:rPr>
        <w:t>Ecotoxicology</w:t>
      </w:r>
      <w:r>
        <w:t xml:space="preserve">, </w:t>
      </w:r>
      <w:r>
        <w:rPr>
          <w:i/>
          <w:iCs/>
        </w:rPr>
        <w:t>16</w:t>
      </w:r>
      <w:r>
        <w:t>(2), 279–287. https://doi.org/10.1007/s10646-006-0131-z</w:t>
      </w:r>
    </w:p>
    <w:p w14:paraId="3E1E1F4C" w14:textId="77777777" w:rsidR="00711311" w:rsidRDefault="00711311" w:rsidP="00711311">
      <w:pPr>
        <w:pStyle w:val="Bibliografia"/>
      </w:pPr>
      <w:r>
        <w:lastRenderedPageBreak/>
        <w:t xml:space="preserve">Sanchez, W., Burgeot, T., &amp; Porcher, J.-M. (2013). A novel “Integrated Biomarker Response” calculation based on reference deviation concept. </w:t>
      </w:r>
      <w:r>
        <w:rPr>
          <w:i/>
          <w:iCs/>
        </w:rPr>
        <w:t>Environmental Science and Pollution Research</w:t>
      </w:r>
      <w:r>
        <w:t xml:space="preserve">, </w:t>
      </w:r>
      <w:r>
        <w:rPr>
          <w:i/>
          <w:iCs/>
        </w:rPr>
        <w:t>20</w:t>
      </w:r>
      <w:r>
        <w:t>(5), 2721–2725. https://doi.org/10.1007/s11356-012-1359-1</w:t>
      </w:r>
    </w:p>
    <w:p w14:paraId="24A378E2" w14:textId="77777777" w:rsidR="00711311" w:rsidRPr="00711311" w:rsidRDefault="00711311" w:rsidP="00711311">
      <w:pPr>
        <w:pStyle w:val="Bibliografia"/>
        <w:rPr>
          <w:lang w:val="pt-BR"/>
        </w:rPr>
      </w:pPr>
      <w:r>
        <w:t xml:space="preserve">Sanchez, W., Piccini, B., Maillot-Maréchal, E., &amp; Porcher, J.-M. (2010). Comparison of two reference systems for biomarker data analysis in a freshwater biomonitoring context. </w:t>
      </w:r>
      <w:r w:rsidRPr="00711311">
        <w:rPr>
          <w:i/>
          <w:iCs/>
          <w:lang w:val="pt-BR"/>
        </w:rPr>
        <w:t>Environment International</w:t>
      </w:r>
      <w:r w:rsidRPr="00711311">
        <w:rPr>
          <w:lang w:val="pt-BR"/>
        </w:rPr>
        <w:t xml:space="preserve">, </w:t>
      </w:r>
      <w:r w:rsidRPr="00711311">
        <w:rPr>
          <w:i/>
          <w:iCs/>
          <w:lang w:val="pt-BR"/>
        </w:rPr>
        <w:t>36</w:t>
      </w:r>
      <w:r w:rsidRPr="00711311">
        <w:rPr>
          <w:lang w:val="pt-BR"/>
        </w:rPr>
        <w:t>(4), 377–382. https://doi.org/10.1016/j.envint.2010.02.006</w:t>
      </w:r>
    </w:p>
    <w:p w14:paraId="2E613A83" w14:textId="77777777" w:rsidR="00711311" w:rsidRDefault="00711311" w:rsidP="00711311">
      <w:pPr>
        <w:pStyle w:val="Bibliografia"/>
      </w:pPr>
      <w:r w:rsidRPr="00711311">
        <w:rPr>
          <w:lang w:val="pt-BR"/>
        </w:rPr>
        <w:t xml:space="preserve">Santos, M. B., Neto, I. E. M., Melo, S. R. C. S., &amp; Amado, E. M. (2017). </w:t>
      </w:r>
      <w:r>
        <w:t xml:space="preserve">Hemolymph and gill carbonic anhydrase are more sensitive to aquatic contamination than mantle carbonic anhydrase in the mangrove oyster </w:t>
      </w:r>
      <w:r>
        <w:rPr>
          <w:i/>
          <w:iCs/>
        </w:rPr>
        <w:t>Crassostrea rhizophorae</w:t>
      </w:r>
      <w:r>
        <w:t xml:space="preserve">. </w:t>
      </w:r>
      <w:r>
        <w:rPr>
          <w:i/>
          <w:iCs/>
        </w:rPr>
        <w:t>Comparative Biochemistry and Physiology Part C: Toxicology &amp; Pharmacology</w:t>
      </w:r>
      <w:r>
        <w:t xml:space="preserve">, </w:t>
      </w:r>
      <w:r>
        <w:rPr>
          <w:i/>
          <w:iCs/>
        </w:rPr>
        <w:t>201</w:t>
      </w:r>
      <w:r>
        <w:t>, 19–25. https://doi.org/10.1016/j.cbpc.2017.08.008</w:t>
      </w:r>
    </w:p>
    <w:p w14:paraId="630E8735" w14:textId="77777777" w:rsidR="00711311" w:rsidRDefault="00711311" w:rsidP="00711311">
      <w:pPr>
        <w:pStyle w:val="Bibliografia"/>
      </w:pPr>
      <w:r>
        <w:t xml:space="preserve">Smital, T., &amp; Kurelec, B. (1998). The activity of multixenobiotic resistance mechanism determined by rhodamine B-efflux method as a biomarker of exposure. </w:t>
      </w:r>
      <w:r>
        <w:rPr>
          <w:i/>
          <w:iCs/>
        </w:rPr>
        <w:t>Marine Environmental Research</w:t>
      </w:r>
      <w:r>
        <w:t xml:space="preserve">, </w:t>
      </w:r>
      <w:r>
        <w:rPr>
          <w:i/>
          <w:iCs/>
        </w:rPr>
        <w:t>46</w:t>
      </w:r>
      <w:r>
        <w:t>(1–5), 443–447. https://doi.org/10.1016/S0141-1136(97)00087-1</w:t>
      </w:r>
    </w:p>
    <w:p w14:paraId="3F65F15E" w14:textId="77777777" w:rsidR="00711311" w:rsidRDefault="00711311" w:rsidP="00711311">
      <w:pPr>
        <w:pStyle w:val="Bibliografia"/>
      </w:pPr>
      <w:r>
        <w:t xml:space="preserve">Smital, T., Luckenbach, T., Sauerborn, R., Hamdoun, A. M., Vega, R. L., &amp; Epel, D. (2004). Emerging contaminants—Pesticides, PPCPs, microbial degradation products and natural substances as inhibitors of multixenobiotic defense in aquatic organisms. </w:t>
      </w:r>
      <w:r>
        <w:rPr>
          <w:i/>
          <w:iCs/>
        </w:rPr>
        <w:t>Mutation Research - Fundamental and Molecular Mechanisms of Mutagenesis</w:t>
      </w:r>
      <w:r>
        <w:t xml:space="preserve">, </w:t>
      </w:r>
      <w:r>
        <w:rPr>
          <w:i/>
          <w:iCs/>
        </w:rPr>
        <w:t>552</w:t>
      </w:r>
      <w:r>
        <w:t>(1–2), 101–117. https://doi.org/10.1016/j.mrfmmm.2004.06.006</w:t>
      </w:r>
    </w:p>
    <w:p w14:paraId="44E97951" w14:textId="77777777" w:rsidR="00711311" w:rsidRDefault="00711311" w:rsidP="00711311">
      <w:pPr>
        <w:pStyle w:val="Bibliografia"/>
      </w:pPr>
      <w:r w:rsidRPr="00711311">
        <w:rPr>
          <w:lang w:val="pt-BR"/>
        </w:rPr>
        <w:t xml:space="preserve">Terra, B. D. F., Hughes, R. M., &amp; Araújo, F. G. (2016). </w:t>
      </w:r>
      <w:r>
        <w:t xml:space="preserve">Fish assemblages in Atlantic Forest streams: The relative influence of local and catchment environments on taxonomic </w:t>
      </w:r>
      <w:r>
        <w:lastRenderedPageBreak/>
        <w:t xml:space="preserve">and functional species. </w:t>
      </w:r>
      <w:r>
        <w:rPr>
          <w:i/>
          <w:iCs/>
        </w:rPr>
        <w:t>Ecology of Freshwater Fish</w:t>
      </w:r>
      <w:r>
        <w:t xml:space="preserve">, </w:t>
      </w:r>
      <w:r>
        <w:rPr>
          <w:i/>
          <w:iCs/>
        </w:rPr>
        <w:t>25</w:t>
      </w:r>
      <w:r>
        <w:t>(4), 527–544. https://doi.org/10.1111/eff.12231</w:t>
      </w:r>
    </w:p>
    <w:p w14:paraId="4BDFEDEB" w14:textId="77777777" w:rsidR="00711311" w:rsidRDefault="00711311" w:rsidP="00711311">
      <w:pPr>
        <w:pStyle w:val="Bibliografia"/>
      </w:pPr>
      <w:r>
        <w:t xml:space="preserve">Žaja, R., Klobučar, G. I. V., Klobučar, R. S., Hackenberger, B. K., &amp; Smital, T. (2006). Haemolymph as compartment for efficient and non-destructive determination of P-glycoprotein (Pgp) mediated MXR activity in bivalves. </w:t>
      </w:r>
      <w:r>
        <w:rPr>
          <w:i/>
          <w:iCs/>
        </w:rPr>
        <w:t>Comparative Biochemistry and Physiology Part C: Toxicology &amp; Pharmacology</w:t>
      </w:r>
      <w:r>
        <w:t xml:space="preserve">, </w:t>
      </w:r>
      <w:r>
        <w:rPr>
          <w:i/>
          <w:iCs/>
        </w:rPr>
        <w:t>143</w:t>
      </w:r>
      <w:r>
        <w:t>(1), 103–112. https://doi.org/10.1016/j.cbpc.2005.12.009</w:t>
      </w:r>
    </w:p>
    <w:p w14:paraId="68B733E0" w14:textId="77777777" w:rsidR="00711311" w:rsidRDefault="00711311" w:rsidP="00711311">
      <w:pPr>
        <w:pStyle w:val="Bibliografia"/>
      </w:pPr>
      <w:r>
        <w:t xml:space="preserve">Zar, J. H. (2010). </w:t>
      </w:r>
      <w:r>
        <w:rPr>
          <w:i/>
          <w:iCs/>
        </w:rPr>
        <w:t>Biostatistical Analysis</w:t>
      </w:r>
      <w:r>
        <w:t xml:space="preserve"> (5th ed.). Prentice Hall.</w:t>
      </w:r>
    </w:p>
    <w:p w14:paraId="64F9A795" w14:textId="6593EB2A" w:rsidR="00E416C4" w:rsidRDefault="00193AF2">
      <w:pPr>
        <w:pStyle w:val="Bibliografia"/>
        <w:rPr>
          <w:rFonts w:ascii="Times New Roman" w:hAnsi="Times New Roman" w:cs="Times New Roman"/>
        </w:rPr>
      </w:pPr>
      <w:r>
        <w:rPr>
          <w:rFonts w:ascii="Times New Roman" w:hAnsi="Times New Roman" w:cs="Times New Roman"/>
        </w:rPr>
        <w:fldChar w:fldCharType="end"/>
      </w:r>
    </w:p>
    <w:p w14:paraId="274CAB25" w14:textId="77777777" w:rsidR="00E416C4" w:rsidRDefault="00E416C4">
      <w:pPr>
        <w:pStyle w:val="Bibliografia"/>
        <w:rPr>
          <w:rFonts w:ascii="Times New Roman" w:hAnsi="Times New Roman" w:cs="Times New Roman"/>
        </w:rPr>
      </w:pPr>
    </w:p>
    <w:p w14:paraId="70EAD4DF" w14:textId="77777777" w:rsidR="00E416C4" w:rsidRDefault="00E416C4">
      <w:pPr>
        <w:pStyle w:val="Bibliografia"/>
        <w:rPr>
          <w:rFonts w:ascii="Times New Roman" w:hAnsi="Times New Roman" w:cs="Times New Roman"/>
        </w:rPr>
      </w:pPr>
    </w:p>
    <w:p w14:paraId="57548505" w14:textId="4122D8FA" w:rsidR="007145A4" w:rsidRPr="00426EA8" w:rsidRDefault="005D10FE">
      <w:pPr>
        <w:pStyle w:val="Bibliografia"/>
        <w:rPr>
          <w:rFonts w:ascii="Times New Roman" w:hAnsi="Times New Roman" w:cs="Times New Roman"/>
        </w:rPr>
      </w:pPr>
      <w:r w:rsidRPr="00426EA8">
        <w:rPr>
          <w:rFonts w:ascii="Times New Roman" w:hAnsi="Times New Roman" w:cs="Times New Roman"/>
        </w:rPr>
        <w:t xml:space="preserve">Abilhoa, V., R., R., Bornatowski, H., &amp; S. Vitule, J. R. (2011). </w:t>
      </w:r>
      <w:r w:rsidRPr="00426EA8">
        <w:rPr>
          <w:rFonts w:ascii="Times New Roman" w:hAnsi="Times New Roman" w:cs="Times New Roman"/>
          <w:i/>
          <w:iCs/>
        </w:rPr>
        <w:t>Fishes of the atlantic rain forest streams: Ecological patterns and conservation</w:t>
      </w:r>
      <w:r w:rsidRPr="00426EA8">
        <w:rPr>
          <w:rFonts w:ascii="Times New Roman" w:hAnsi="Times New Roman" w:cs="Times New Roman"/>
        </w:rPr>
        <w:t xml:space="preserve"> (O. Grillo, Ed.). InTech. </w:t>
      </w:r>
      <w:hyperlink r:id="rId9">
        <w:r w:rsidRPr="00426EA8">
          <w:rPr>
            <w:rFonts w:ascii="Times New Roman" w:hAnsi="Times New Roman" w:cs="Times New Roman"/>
          </w:rPr>
          <w:t>https://doi.org/10.5772/24540</w:t>
        </w:r>
      </w:hyperlink>
    </w:p>
    <w:p w14:paraId="57548506" w14:textId="02E2828E" w:rsidR="007145A4" w:rsidRPr="00426EA8" w:rsidRDefault="005D10FE">
      <w:pPr>
        <w:pStyle w:val="Bibliografia"/>
        <w:rPr>
          <w:rFonts w:ascii="Times New Roman" w:hAnsi="Times New Roman" w:cs="Times New Roman"/>
        </w:rPr>
      </w:pPr>
      <w:bookmarkStart w:id="66" w:name="ref-amoatey2019"/>
      <w:bookmarkEnd w:id="64"/>
      <w:r w:rsidRPr="00426EA8">
        <w:rPr>
          <w:rFonts w:ascii="Times New Roman" w:hAnsi="Times New Roman" w:cs="Times New Roman"/>
        </w:rPr>
        <w:t xml:space="preserve">Amoatey, P., &amp; Baawain, M. S. (2019). Effects of pollution on freshwater aquatic organisms. </w:t>
      </w:r>
      <w:r w:rsidRPr="00426EA8">
        <w:rPr>
          <w:rFonts w:ascii="Times New Roman" w:hAnsi="Times New Roman" w:cs="Times New Roman"/>
          <w:i/>
          <w:iCs/>
        </w:rPr>
        <w:t>Water Environment Research</w:t>
      </w:r>
      <w:r w:rsidRPr="00426EA8">
        <w:rPr>
          <w:rFonts w:ascii="Times New Roman" w:hAnsi="Times New Roman" w:cs="Times New Roman"/>
        </w:rPr>
        <w:t xml:space="preserve">, </w:t>
      </w:r>
      <w:r w:rsidRPr="00426EA8">
        <w:rPr>
          <w:rFonts w:ascii="Times New Roman" w:hAnsi="Times New Roman" w:cs="Times New Roman"/>
          <w:i/>
          <w:iCs/>
        </w:rPr>
        <w:t>91</w:t>
      </w:r>
      <w:r w:rsidRPr="00426EA8">
        <w:rPr>
          <w:rFonts w:ascii="Times New Roman" w:hAnsi="Times New Roman" w:cs="Times New Roman"/>
        </w:rPr>
        <w:t xml:space="preserve">(10), 1272–1287. </w:t>
      </w:r>
      <w:hyperlink r:id="rId10">
        <w:r w:rsidRPr="00426EA8">
          <w:rPr>
            <w:rFonts w:ascii="Times New Roman" w:hAnsi="Times New Roman" w:cs="Times New Roman"/>
          </w:rPr>
          <w:t>https://doi.org/10.1002/wer.1221</w:t>
        </w:r>
      </w:hyperlink>
    </w:p>
    <w:p w14:paraId="57548507" w14:textId="7B705005" w:rsidR="007145A4" w:rsidRPr="003D56A5" w:rsidRDefault="005D10FE">
      <w:pPr>
        <w:pStyle w:val="Bibliografia"/>
        <w:rPr>
          <w:rFonts w:ascii="Times New Roman" w:hAnsi="Times New Roman" w:cs="Times New Roman"/>
          <w:lang w:val="pt-BR"/>
        </w:rPr>
      </w:pPr>
      <w:bookmarkStart w:id="67" w:name="ref-apha1998"/>
      <w:bookmarkEnd w:id="66"/>
      <w:r w:rsidRPr="00426EA8">
        <w:rPr>
          <w:rFonts w:ascii="Times New Roman" w:hAnsi="Times New Roman" w:cs="Times New Roman"/>
        </w:rPr>
        <w:t xml:space="preserve">APHA. (1998). </w:t>
      </w:r>
      <w:r w:rsidRPr="00426EA8">
        <w:rPr>
          <w:rFonts w:ascii="Times New Roman" w:hAnsi="Times New Roman" w:cs="Times New Roman"/>
          <w:i/>
          <w:iCs/>
        </w:rPr>
        <w:t>Standard methods for the examination of water and wastewater</w:t>
      </w:r>
      <w:r w:rsidRPr="00426EA8">
        <w:rPr>
          <w:rFonts w:ascii="Times New Roman" w:hAnsi="Times New Roman" w:cs="Times New Roman"/>
        </w:rPr>
        <w:t xml:space="preserve">. </w:t>
      </w:r>
      <w:hyperlink r:id="rId11">
        <w:r w:rsidRPr="003D56A5">
          <w:rPr>
            <w:rFonts w:ascii="Times New Roman" w:hAnsi="Times New Roman" w:cs="Times New Roman"/>
            <w:lang w:val="pt-BR"/>
          </w:rPr>
          <w:t>https://www.standardmethods.org/</w:t>
        </w:r>
      </w:hyperlink>
    </w:p>
    <w:p w14:paraId="57548508" w14:textId="77777777" w:rsidR="007145A4" w:rsidRPr="003D56A5" w:rsidRDefault="005D10FE">
      <w:pPr>
        <w:pStyle w:val="Bibliografia"/>
        <w:rPr>
          <w:rFonts w:ascii="Times New Roman" w:hAnsi="Times New Roman" w:cs="Times New Roman"/>
          <w:lang w:val="pt-BR"/>
        </w:rPr>
      </w:pPr>
      <w:bookmarkStart w:id="68" w:name="ref-arruda2013"/>
      <w:bookmarkEnd w:id="67"/>
      <w:r w:rsidRPr="003D56A5">
        <w:rPr>
          <w:rFonts w:ascii="Times New Roman" w:hAnsi="Times New Roman" w:cs="Times New Roman"/>
          <w:lang w:val="pt-BR"/>
        </w:rPr>
        <w:t xml:space="preserve">Arruda, D. B., Cunha, B. P., &amp; Rêgo, K. M. C. (2013). Conflitos entre ReBio guaribas e comunidades locais: (in)justiça ambiental e ecologia política. </w:t>
      </w:r>
      <w:r w:rsidRPr="003D56A5">
        <w:rPr>
          <w:rFonts w:ascii="Times New Roman" w:hAnsi="Times New Roman" w:cs="Times New Roman"/>
          <w:i/>
          <w:iCs/>
          <w:lang w:val="pt-BR"/>
        </w:rPr>
        <w:t>Revista Direitos Emergentes na Sociedade Global</w:t>
      </w:r>
      <w:r w:rsidRPr="003D56A5">
        <w:rPr>
          <w:rFonts w:ascii="Times New Roman" w:hAnsi="Times New Roman" w:cs="Times New Roman"/>
          <w:lang w:val="pt-BR"/>
        </w:rPr>
        <w:t xml:space="preserve">, </w:t>
      </w:r>
      <w:r w:rsidRPr="003D56A5">
        <w:rPr>
          <w:rFonts w:ascii="Times New Roman" w:hAnsi="Times New Roman" w:cs="Times New Roman"/>
          <w:i/>
          <w:iCs/>
          <w:lang w:val="pt-BR"/>
        </w:rPr>
        <w:t>2</w:t>
      </w:r>
      <w:r w:rsidRPr="003D56A5">
        <w:rPr>
          <w:rFonts w:ascii="Times New Roman" w:hAnsi="Times New Roman" w:cs="Times New Roman"/>
          <w:lang w:val="pt-BR"/>
        </w:rPr>
        <w:t>(2).</w:t>
      </w:r>
    </w:p>
    <w:p w14:paraId="57548509" w14:textId="00973876" w:rsidR="007145A4" w:rsidRPr="00426EA8" w:rsidRDefault="005D10FE">
      <w:pPr>
        <w:pStyle w:val="Bibliografia"/>
        <w:rPr>
          <w:rFonts w:ascii="Times New Roman" w:hAnsi="Times New Roman" w:cs="Times New Roman"/>
        </w:rPr>
      </w:pPr>
      <w:bookmarkStart w:id="69" w:name="ref-ayrapetyan2012"/>
      <w:bookmarkEnd w:id="68"/>
      <w:r w:rsidRPr="003D56A5">
        <w:rPr>
          <w:rFonts w:ascii="Times New Roman" w:hAnsi="Times New Roman" w:cs="Times New Roman"/>
          <w:lang w:val="pt-BR"/>
        </w:rPr>
        <w:lastRenderedPageBreak/>
        <w:t xml:space="preserve">Ayrapetyan, S. (2012). Cell hydration as a universal marker for detection of environmental pollution. </w:t>
      </w:r>
      <w:r w:rsidRPr="003D56A5">
        <w:rPr>
          <w:rFonts w:ascii="Times New Roman" w:hAnsi="Times New Roman" w:cs="Times New Roman"/>
          <w:i/>
          <w:iCs/>
          <w:lang w:val="pt-BR"/>
        </w:rPr>
        <w:t>The Environmentalist</w:t>
      </w:r>
      <w:r w:rsidRPr="003D56A5">
        <w:rPr>
          <w:rFonts w:ascii="Times New Roman" w:hAnsi="Times New Roman" w:cs="Times New Roman"/>
          <w:lang w:val="pt-BR"/>
        </w:rPr>
        <w:t xml:space="preserve">, </w:t>
      </w:r>
      <w:r w:rsidRPr="003D56A5">
        <w:rPr>
          <w:rFonts w:ascii="Times New Roman" w:hAnsi="Times New Roman" w:cs="Times New Roman"/>
          <w:i/>
          <w:iCs/>
          <w:lang w:val="pt-BR"/>
        </w:rPr>
        <w:t>32</w:t>
      </w:r>
      <w:r w:rsidRPr="003D56A5">
        <w:rPr>
          <w:rFonts w:ascii="Times New Roman" w:hAnsi="Times New Roman" w:cs="Times New Roman"/>
          <w:lang w:val="pt-BR"/>
        </w:rPr>
        <w:t xml:space="preserve">(2), 210–221. </w:t>
      </w:r>
      <w:r>
        <w:fldChar w:fldCharType="begin"/>
      </w:r>
      <w:r w:rsidRPr="006B76DB">
        <w:rPr>
          <w:lang w:val="pt-BR"/>
          <w:rPrChange w:id="70" w:author="Enelise Amado" w:date="2026-09-01T11:17:00Z" w16du:dateUtc="2026-09-01T14:17:00Z">
            <w:rPr/>
          </w:rPrChange>
        </w:rPr>
        <w:instrText>HYPERLINK "https://doi.org/10.1007/s10669-011-9380-3" \h</w:instrText>
      </w:r>
      <w:r>
        <w:fldChar w:fldCharType="separate"/>
      </w:r>
      <w:r w:rsidRPr="00426EA8">
        <w:rPr>
          <w:rFonts w:ascii="Times New Roman" w:hAnsi="Times New Roman" w:cs="Times New Roman"/>
        </w:rPr>
        <w:t>https://doi.org/10.1007/s10669-011-9380-3</w:t>
      </w:r>
      <w:r>
        <w:fldChar w:fldCharType="end"/>
      </w:r>
    </w:p>
    <w:p w14:paraId="5754850A" w14:textId="592D45E0" w:rsidR="007145A4" w:rsidRPr="003D56A5" w:rsidRDefault="005D10FE">
      <w:pPr>
        <w:pStyle w:val="Bibliografia"/>
        <w:rPr>
          <w:rFonts w:ascii="Times New Roman" w:hAnsi="Times New Roman" w:cs="Times New Roman"/>
          <w:lang w:val="pt-BR"/>
        </w:rPr>
      </w:pPr>
      <w:bookmarkStart w:id="71" w:name="ref-bard2000"/>
      <w:bookmarkEnd w:id="69"/>
      <w:r w:rsidRPr="00426EA8">
        <w:rPr>
          <w:rFonts w:ascii="Times New Roman" w:hAnsi="Times New Roman" w:cs="Times New Roman"/>
        </w:rPr>
        <w:t xml:space="preserve">Bard, S. (2000). Multixenobiotic resistance as a cellular defense mechanism in aquatic organisms. </w:t>
      </w:r>
      <w:r w:rsidRPr="003D56A5">
        <w:rPr>
          <w:rFonts w:ascii="Times New Roman" w:hAnsi="Times New Roman" w:cs="Times New Roman"/>
          <w:i/>
          <w:iCs/>
          <w:lang w:val="pt-BR"/>
        </w:rPr>
        <w:t>Aquatic Toxicology</w:t>
      </w:r>
      <w:r w:rsidRPr="003D56A5">
        <w:rPr>
          <w:rFonts w:ascii="Times New Roman" w:hAnsi="Times New Roman" w:cs="Times New Roman"/>
          <w:lang w:val="pt-BR"/>
        </w:rPr>
        <w:t xml:space="preserve">, </w:t>
      </w:r>
      <w:r w:rsidRPr="003D56A5">
        <w:rPr>
          <w:rFonts w:ascii="Times New Roman" w:hAnsi="Times New Roman" w:cs="Times New Roman"/>
          <w:i/>
          <w:iCs/>
          <w:lang w:val="pt-BR"/>
        </w:rPr>
        <w:t>48</w:t>
      </w:r>
      <w:r w:rsidRPr="003D56A5">
        <w:rPr>
          <w:rFonts w:ascii="Times New Roman" w:hAnsi="Times New Roman" w:cs="Times New Roman"/>
          <w:lang w:val="pt-BR"/>
        </w:rPr>
        <w:t xml:space="preserve">(4), 357–389. </w:t>
      </w:r>
      <w:r>
        <w:fldChar w:fldCharType="begin"/>
      </w:r>
      <w:r w:rsidRPr="006B76DB">
        <w:rPr>
          <w:lang w:val="pt-BR"/>
          <w:rPrChange w:id="72" w:author="Enelise Amado" w:date="2026-09-01T11:17:00Z" w16du:dateUtc="2026-09-01T14:17:00Z">
            <w:rPr/>
          </w:rPrChange>
        </w:rPr>
        <w:instrText>HYPERLINK "https://doi.org/10.1016/S0166-445X(00)00088-6" \h</w:instrText>
      </w:r>
      <w:r>
        <w:fldChar w:fldCharType="separate"/>
      </w:r>
      <w:r w:rsidRPr="003D56A5">
        <w:rPr>
          <w:rFonts w:ascii="Times New Roman" w:hAnsi="Times New Roman" w:cs="Times New Roman"/>
          <w:lang w:val="pt-BR"/>
        </w:rPr>
        <w:t>https://doi.org/10.1016/S0166-445X(00)00088-6</w:t>
      </w:r>
      <w:r>
        <w:fldChar w:fldCharType="end"/>
      </w:r>
    </w:p>
    <w:p w14:paraId="5754850B" w14:textId="0AA80094" w:rsidR="007145A4" w:rsidRPr="00426EA8" w:rsidRDefault="005D10FE">
      <w:pPr>
        <w:pStyle w:val="Bibliografia"/>
        <w:rPr>
          <w:rFonts w:ascii="Times New Roman" w:hAnsi="Times New Roman" w:cs="Times New Roman"/>
        </w:rPr>
      </w:pPr>
      <w:bookmarkStart w:id="73" w:name="ref-batista2024"/>
      <w:bookmarkEnd w:id="71"/>
      <w:r w:rsidRPr="003D56A5">
        <w:rPr>
          <w:rFonts w:ascii="Times New Roman" w:hAnsi="Times New Roman" w:cs="Times New Roman"/>
          <w:lang w:val="pt-BR"/>
        </w:rPr>
        <w:t xml:space="preserve">Batista, C. D. P., Ferreira, A. D. A., &amp; Silva, G. J. D. C. (2024). </w:t>
      </w:r>
      <w:r w:rsidRPr="00426EA8">
        <w:rPr>
          <w:rFonts w:ascii="Times New Roman" w:hAnsi="Times New Roman" w:cs="Times New Roman"/>
        </w:rPr>
        <w:t xml:space="preserve">Status of studies about </w:t>
      </w:r>
      <w:r w:rsidR="003D56A5" w:rsidRPr="00426EA8">
        <w:rPr>
          <w:rFonts w:ascii="Times New Roman" w:hAnsi="Times New Roman" w:cs="Times New Roman"/>
        </w:rPr>
        <w:t>Brazilian</w:t>
      </w:r>
      <w:r w:rsidRPr="00426EA8">
        <w:rPr>
          <w:rFonts w:ascii="Times New Roman" w:hAnsi="Times New Roman" w:cs="Times New Roman"/>
        </w:rPr>
        <w:t xml:space="preserve"> bioindicator fishes, a review. </w:t>
      </w:r>
      <w:r w:rsidRPr="00426EA8">
        <w:rPr>
          <w:rFonts w:ascii="Times New Roman" w:hAnsi="Times New Roman" w:cs="Times New Roman"/>
          <w:i/>
          <w:iCs/>
        </w:rPr>
        <w:t>Acta Limnologica Brasiliensia</w:t>
      </w:r>
      <w:r w:rsidRPr="00426EA8">
        <w:rPr>
          <w:rFonts w:ascii="Times New Roman" w:hAnsi="Times New Roman" w:cs="Times New Roman"/>
        </w:rPr>
        <w:t xml:space="preserve">, </w:t>
      </w:r>
      <w:r w:rsidRPr="00426EA8">
        <w:rPr>
          <w:rFonts w:ascii="Times New Roman" w:hAnsi="Times New Roman" w:cs="Times New Roman"/>
          <w:i/>
          <w:iCs/>
        </w:rPr>
        <w:t>36</w:t>
      </w:r>
      <w:r w:rsidRPr="00426EA8">
        <w:rPr>
          <w:rFonts w:ascii="Times New Roman" w:hAnsi="Times New Roman" w:cs="Times New Roman"/>
        </w:rPr>
        <w:t xml:space="preserve">, e14. </w:t>
      </w:r>
      <w:hyperlink r:id="rId12">
        <w:r w:rsidRPr="00426EA8">
          <w:rPr>
            <w:rFonts w:ascii="Times New Roman" w:hAnsi="Times New Roman" w:cs="Times New Roman"/>
          </w:rPr>
          <w:t>https://doi.org/10.1590/s2179-975x8723</w:t>
        </w:r>
      </w:hyperlink>
    </w:p>
    <w:p w14:paraId="5754850C" w14:textId="77777777" w:rsidR="007145A4" w:rsidRPr="00426EA8" w:rsidRDefault="005D10FE">
      <w:pPr>
        <w:pStyle w:val="Bibliografia"/>
        <w:rPr>
          <w:rFonts w:ascii="Times New Roman" w:hAnsi="Times New Roman" w:cs="Times New Roman"/>
        </w:rPr>
      </w:pPr>
      <w:bookmarkStart w:id="74" w:name="ref-bradford1976"/>
      <w:bookmarkEnd w:id="73"/>
      <w:r w:rsidRPr="00426EA8">
        <w:rPr>
          <w:rFonts w:ascii="Times New Roman" w:hAnsi="Times New Roman" w:cs="Times New Roman"/>
        </w:rPr>
        <w:t xml:space="preserve">Bradford, M. M. (1976). </w:t>
      </w:r>
      <w:r w:rsidRPr="00426EA8">
        <w:rPr>
          <w:rFonts w:ascii="Times New Roman" w:hAnsi="Times New Roman" w:cs="Times New Roman"/>
          <w:i/>
          <w:iCs/>
        </w:rPr>
        <w:t>A rapid and sensitive method for the quantitation of microgram quantities of protein utilizing the principle of protein-dye binding</w:t>
      </w:r>
      <w:r w:rsidRPr="00426EA8">
        <w:rPr>
          <w:rFonts w:ascii="Times New Roman" w:hAnsi="Times New Roman" w:cs="Times New Roman"/>
        </w:rPr>
        <w:t>.</w:t>
      </w:r>
    </w:p>
    <w:p w14:paraId="5754850D" w14:textId="15132DB1" w:rsidR="007145A4" w:rsidRPr="00426EA8" w:rsidRDefault="005D10FE">
      <w:pPr>
        <w:pStyle w:val="Bibliografia"/>
        <w:rPr>
          <w:rFonts w:ascii="Times New Roman" w:hAnsi="Times New Roman" w:cs="Times New Roman"/>
        </w:rPr>
      </w:pPr>
      <w:bookmarkStart w:id="75" w:name="ref-brasil2000"/>
      <w:bookmarkEnd w:id="74"/>
      <w:r w:rsidRPr="003D56A5">
        <w:rPr>
          <w:rFonts w:ascii="Times New Roman" w:hAnsi="Times New Roman" w:cs="Times New Roman"/>
          <w:lang w:val="pt-BR"/>
        </w:rPr>
        <w:t xml:space="preserve">BRASIL. (2000). </w:t>
      </w:r>
      <w:r w:rsidRPr="003D56A5">
        <w:rPr>
          <w:rFonts w:ascii="Times New Roman" w:hAnsi="Times New Roman" w:cs="Times New Roman"/>
          <w:i/>
          <w:iCs/>
          <w:lang w:val="pt-BR"/>
        </w:rPr>
        <w:t>Lei no 9.985, de 18 de julho de 2000. Regulamenta o art. 225, § 1o, incisos i, II, III e VII da constituição federal, institui o sistema nacional de unidades de conservação da natureza e dá outras providências.</w:t>
      </w:r>
      <w:r w:rsidRPr="003D56A5">
        <w:rPr>
          <w:rFonts w:ascii="Times New Roman" w:hAnsi="Times New Roman" w:cs="Times New Roman"/>
          <w:lang w:val="pt-BR"/>
        </w:rPr>
        <w:t xml:space="preserve"> </w:t>
      </w:r>
      <w:r>
        <w:fldChar w:fldCharType="begin"/>
      </w:r>
      <w:r w:rsidRPr="006B76DB">
        <w:rPr>
          <w:lang w:val="pt-BR"/>
          <w:rPrChange w:id="76" w:author="Enelise Amado" w:date="2026-09-01T11:17:00Z" w16du:dateUtc="2026-09-01T14:17:00Z">
            <w:rPr/>
          </w:rPrChange>
        </w:rPr>
        <w:instrText>HYPERLINK "https://www.planalto.gov.br/ccivil_03/leis/l9985.htm" \h</w:instrText>
      </w:r>
      <w:r>
        <w:fldChar w:fldCharType="separate"/>
      </w:r>
      <w:r w:rsidRPr="00426EA8">
        <w:rPr>
          <w:rFonts w:ascii="Times New Roman" w:hAnsi="Times New Roman" w:cs="Times New Roman"/>
        </w:rPr>
        <w:t>https://www.planalto.gov.br/ccivil_03/leis/l9985.htm</w:t>
      </w:r>
      <w:r>
        <w:fldChar w:fldCharType="end"/>
      </w:r>
    </w:p>
    <w:p w14:paraId="5754850E" w14:textId="368EA16D" w:rsidR="007145A4" w:rsidRPr="00426EA8" w:rsidRDefault="005D10FE">
      <w:pPr>
        <w:pStyle w:val="Bibliografia"/>
        <w:rPr>
          <w:rFonts w:ascii="Times New Roman" w:hAnsi="Times New Roman" w:cs="Times New Roman"/>
        </w:rPr>
      </w:pPr>
      <w:bookmarkStart w:id="77" w:name="ref-cazenave2009"/>
      <w:bookmarkEnd w:id="75"/>
      <w:r w:rsidRPr="00426EA8">
        <w:rPr>
          <w:rFonts w:ascii="Times New Roman" w:hAnsi="Times New Roman" w:cs="Times New Roman"/>
        </w:rPr>
        <w:t xml:space="preserve">Cazenave, J., Bacchetta, C., Parma, M. J., Scarabotti, P. A., &amp; Wunderlin, D. A. (2009). Multiple biomarkers responses in </w:t>
      </w:r>
      <w:r w:rsidRPr="00426EA8">
        <w:rPr>
          <w:rFonts w:ascii="Times New Roman" w:hAnsi="Times New Roman" w:cs="Times New Roman"/>
          <w:i/>
          <w:iCs/>
        </w:rPr>
        <w:t>Prochilodus lineatus</w:t>
      </w:r>
      <w:r w:rsidRPr="00426EA8">
        <w:rPr>
          <w:rFonts w:ascii="Times New Roman" w:hAnsi="Times New Roman" w:cs="Times New Roman"/>
        </w:rPr>
        <w:t xml:space="preserve"> allowed assessing changes in the water quality of </w:t>
      </w:r>
      <w:r w:rsidR="003D56A5">
        <w:rPr>
          <w:rFonts w:ascii="Times New Roman" w:hAnsi="Times New Roman" w:cs="Times New Roman"/>
        </w:rPr>
        <w:t>S</w:t>
      </w:r>
      <w:r w:rsidRPr="00426EA8">
        <w:rPr>
          <w:rFonts w:ascii="Times New Roman" w:hAnsi="Times New Roman" w:cs="Times New Roman"/>
        </w:rPr>
        <w:t>alado river basin (</w:t>
      </w:r>
      <w:r w:rsidR="003D56A5">
        <w:rPr>
          <w:rFonts w:ascii="Times New Roman" w:hAnsi="Times New Roman" w:cs="Times New Roman"/>
        </w:rPr>
        <w:t>S</w:t>
      </w:r>
      <w:r w:rsidRPr="00426EA8">
        <w:rPr>
          <w:rFonts w:ascii="Times New Roman" w:hAnsi="Times New Roman" w:cs="Times New Roman"/>
        </w:rPr>
        <w:t xml:space="preserve">anta </w:t>
      </w:r>
      <w:r w:rsidR="003D56A5">
        <w:rPr>
          <w:rFonts w:ascii="Times New Roman" w:hAnsi="Times New Roman" w:cs="Times New Roman"/>
        </w:rPr>
        <w:t>F</w:t>
      </w:r>
      <w:r w:rsidRPr="00426EA8">
        <w:rPr>
          <w:rFonts w:ascii="Times New Roman" w:hAnsi="Times New Roman" w:cs="Times New Roman"/>
        </w:rPr>
        <w:t xml:space="preserve">e, </w:t>
      </w:r>
      <w:r w:rsidR="003D56A5">
        <w:rPr>
          <w:rFonts w:ascii="Times New Roman" w:hAnsi="Times New Roman" w:cs="Times New Roman"/>
        </w:rPr>
        <w:t>A</w:t>
      </w:r>
      <w:r w:rsidRPr="00426EA8">
        <w:rPr>
          <w:rFonts w:ascii="Times New Roman" w:hAnsi="Times New Roman" w:cs="Times New Roman"/>
        </w:rPr>
        <w:t xml:space="preserve">rgentina). </w:t>
      </w:r>
      <w:r w:rsidRPr="00426EA8">
        <w:rPr>
          <w:rFonts w:ascii="Times New Roman" w:hAnsi="Times New Roman" w:cs="Times New Roman"/>
          <w:i/>
          <w:iCs/>
        </w:rPr>
        <w:t>Environmental Pollution</w:t>
      </w:r>
      <w:r w:rsidRPr="00426EA8">
        <w:rPr>
          <w:rFonts w:ascii="Times New Roman" w:hAnsi="Times New Roman" w:cs="Times New Roman"/>
        </w:rPr>
        <w:t xml:space="preserve">, </w:t>
      </w:r>
      <w:r w:rsidRPr="00426EA8">
        <w:rPr>
          <w:rFonts w:ascii="Times New Roman" w:hAnsi="Times New Roman" w:cs="Times New Roman"/>
          <w:i/>
          <w:iCs/>
        </w:rPr>
        <w:t>157</w:t>
      </w:r>
      <w:r w:rsidRPr="00426EA8">
        <w:rPr>
          <w:rFonts w:ascii="Times New Roman" w:hAnsi="Times New Roman" w:cs="Times New Roman"/>
        </w:rPr>
        <w:t xml:space="preserve">(11), 3025–3033. </w:t>
      </w:r>
      <w:hyperlink r:id="rId13">
        <w:r w:rsidRPr="00426EA8">
          <w:rPr>
            <w:rFonts w:ascii="Times New Roman" w:hAnsi="Times New Roman" w:cs="Times New Roman"/>
          </w:rPr>
          <w:t>https://doi.org/10.1016/j.envpol.2009.05.055</w:t>
        </w:r>
      </w:hyperlink>
    </w:p>
    <w:p w14:paraId="5754850F" w14:textId="2E9D4BD9" w:rsidR="007145A4" w:rsidRPr="003D56A5" w:rsidRDefault="005D10FE">
      <w:pPr>
        <w:pStyle w:val="Bibliografia"/>
        <w:rPr>
          <w:rFonts w:ascii="Times New Roman" w:hAnsi="Times New Roman" w:cs="Times New Roman"/>
          <w:lang w:val="pt-BR"/>
        </w:rPr>
      </w:pPr>
      <w:bookmarkStart w:id="78" w:name="ref-cazenave2006"/>
      <w:bookmarkEnd w:id="77"/>
      <w:r w:rsidRPr="00426EA8">
        <w:rPr>
          <w:rFonts w:ascii="Times New Roman" w:hAnsi="Times New Roman" w:cs="Times New Roman"/>
        </w:rPr>
        <w:t xml:space="preserve">Cazenave, J., Bistoni, M. D. L. A., Pesce, S. F., &amp; Wunderlin, D. A. (2006). Differential detoxification and antioxidant response in diverse organs of </w:t>
      </w:r>
      <w:r w:rsidRPr="00426EA8">
        <w:rPr>
          <w:rFonts w:ascii="Times New Roman" w:hAnsi="Times New Roman" w:cs="Times New Roman"/>
          <w:i/>
          <w:iCs/>
        </w:rPr>
        <w:t>Corydoras paleatus</w:t>
      </w:r>
      <w:r w:rsidRPr="00426EA8">
        <w:rPr>
          <w:rFonts w:ascii="Times New Roman" w:hAnsi="Times New Roman" w:cs="Times New Roman"/>
        </w:rPr>
        <w:t xml:space="preserve"> experimentally exposed to microcystin-RR. </w:t>
      </w:r>
      <w:r w:rsidRPr="003D56A5">
        <w:rPr>
          <w:rFonts w:ascii="Times New Roman" w:hAnsi="Times New Roman" w:cs="Times New Roman"/>
          <w:i/>
          <w:iCs/>
          <w:lang w:val="pt-BR"/>
        </w:rPr>
        <w:t>Aquatic Toxicology</w:t>
      </w:r>
      <w:r w:rsidRPr="003D56A5">
        <w:rPr>
          <w:rFonts w:ascii="Times New Roman" w:hAnsi="Times New Roman" w:cs="Times New Roman"/>
          <w:lang w:val="pt-BR"/>
        </w:rPr>
        <w:t xml:space="preserve">, </w:t>
      </w:r>
      <w:r w:rsidRPr="003D56A5">
        <w:rPr>
          <w:rFonts w:ascii="Times New Roman" w:hAnsi="Times New Roman" w:cs="Times New Roman"/>
          <w:i/>
          <w:iCs/>
          <w:lang w:val="pt-BR"/>
        </w:rPr>
        <w:t>76</w:t>
      </w:r>
      <w:r w:rsidRPr="003D56A5">
        <w:rPr>
          <w:rFonts w:ascii="Times New Roman" w:hAnsi="Times New Roman" w:cs="Times New Roman"/>
          <w:lang w:val="pt-BR"/>
        </w:rPr>
        <w:t xml:space="preserve">(1), 1–12. </w:t>
      </w:r>
      <w:r>
        <w:fldChar w:fldCharType="begin"/>
      </w:r>
      <w:r w:rsidRPr="006B76DB">
        <w:rPr>
          <w:lang w:val="pt-BR"/>
          <w:rPrChange w:id="79" w:author="Enelise Amado" w:date="2026-09-01T11:17:00Z" w16du:dateUtc="2026-09-01T14:17:00Z">
            <w:rPr/>
          </w:rPrChange>
        </w:rPr>
        <w:instrText>HYPERLINK "https://doi.org/10.1016/j.aquatox.2005.08.011" \h</w:instrText>
      </w:r>
      <w:r>
        <w:fldChar w:fldCharType="separate"/>
      </w:r>
      <w:r w:rsidRPr="003D56A5">
        <w:rPr>
          <w:rFonts w:ascii="Times New Roman" w:hAnsi="Times New Roman" w:cs="Times New Roman"/>
          <w:lang w:val="pt-BR"/>
        </w:rPr>
        <w:t>https://doi.org/10.1016/j.aquatox.2005.08.011</w:t>
      </w:r>
      <w:r>
        <w:fldChar w:fldCharType="end"/>
      </w:r>
    </w:p>
    <w:p w14:paraId="57548510" w14:textId="63B9F512" w:rsidR="007145A4" w:rsidRPr="00426EA8" w:rsidRDefault="005D10FE">
      <w:pPr>
        <w:pStyle w:val="Bibliografia"/>
        <w:rPr>
          <w:rFonts w:ascii="Times New Roman" w:hAnsi="Times New Roman" w:cs="Times New Roman"/>
        </w:rPr>
      </w:pPr>
      <w:bookmarkStart w:id="80" w:name="ref-cnpq2026"/>
      <w:bookmarkEnd w:id="78"/>
      <w:r w:rsidRPr="003D56A5">
        <w:rPr>
          <w:rFonts w:ascii="Times New Roman" w:hAnsi="Times New Roman" w:cs="Times New Roman"/>
          <w:lang w:val="pt-BR"/>
        </w:rPr>
        <w:lastRenderedPageBreak/>
        <w:t xml:space="preserve">CNPq. (2026). </w:t>
      </w:r>
      <w:r w:rsidRPr="003D56A5">
        <w:rPr>
          <w:rFonts w:ascii="Times New Roman" w:hAnsi="Times New Roman" w:cs="Times New Roman"/>
          <w:i/>
          <w:iCs/>
          <w:lang w:val="pt-BR"/>
        </w:rPr>
        <w:t>Portaria 2664/2026 de 6 de março de 2026 - política de integridade na atividade científica do CNPq</w:t>
      </w:r>
      <w:r w:rsidRPr="003D56A5">
        <w:rPr>
          <w:rFonts w:ascii="Times New Roman" w:hAnsi="Times New Roman" w:cs="Times New Roman"/>
          <w:lang w:val="pt-BR"/>
        </w:rPr>
        <w:t xml:space="preserve">. </w:t>
      </w:r>
      <w:r>
        <w:fldChar w:fldCharType="begin"/>
      </w:r>
      <w:r w:rsidRPr="006B76DB">
        <w:rPr>
          <w:lang w:val="pt-BR"/>
          <w:rPrChange w:id="81" w:author="Enelise Amado" w:date="2026-09-01T11:17:00Z" w16du:dateUtc="2026-09-01T14:17:00Z">
            <w:rPr/>
          </w:rPrChange>
        </w:rPr>
        <w:instrText>HYPERLINK "http://memoria2.cnpq.br/web/guest/view/-/journal_content/56_INSTANCE_0oED/10157/23142775" \h</w:instrText>
      </w:r>
      <w:r>
        <w:fldChar w:fldCharType="separate"/>
      </w:r>
      <w:r w:rsidRPr="00426EA8">
        <w:rPr>
          <w:rFonts w:ascii="Times New Roman" w:hAnsi="Times New Roman" w:cs="Times New Roman"/>
        </w:rPr>
        <w:t>http://memoria2.cnpq.br/web/guest/view/-/journal_content/56_INSTANCE_0oED/10157/23142775</w:t>
      </w:r>
      <w:r>
        <w:fldChar w:fldCharType="end"/>
      </w:r>
    </w:p>
    <w:p w14:paraId="57548511" w14:textId="237970BC" w:rsidR="007145A4" w:rsidRPr="00426EA8" w:rsidRDefault="005D10FE">
      <w:pPr>
        <w:pStyle w:val="Bibliografia"/>
        <w:rPr>
          <w:rFonts w:ascii="Times New Roman" w:hAnsi="Times New Roman" w:cs="Times New Roman"/>
        </w:rPr>
      </w:pPr>
      <w:bookmarkStart w:id="82" w:name="ref-costa2020"/>
      <w:bookmarkEnd w:id="80"/>
      <w:r w:rsidRPr="003D56A5">
        <w:rPr>
          <w:rFonts w:ascii="Times New Roman" w:hAnsi="Times New Roman" w:cs="Times New Roman"/>
          <w:lang w:val="pt-BR"/>
        </w:rPr>
        <w:t xml:space="preserve">Costa, D. A., Azevedo, J. P. S., Santos, M. A., &amp; Assumpção, R. S. F. V. (2020). </w:t>
      </w:r>
      <w:r w:rsidRPr="00426EA8">
        <w:rPr>
          <w:rFonts w:ascii="Times New Roman" w:hAnsi="Times New Roman" w:cs="Times New Roman"/>
        </w:rPr>
        <w:t xml:space="preserve">Water quality assessment based on multivariate statistics and water quality index of a strategic river in the brazilian atlantic forest. </w:t>
      </w:r>
      <w:r w:rsidRPr="00426EA8">
        <w:rPr>
          <w:rFonts w:ascii="Times New Roman" w:hAnsi="Times New Roman" w:cs="Times New Roman"/>
          <w:i/>
          <w:iCs/>
        </w:rPr>
        <w:t>Scientific Reports</w:t>
      </w:r>
      <w:r w:rsidRPr="00426EA8">
        <w:rPr>
          <w:rFonts w:ascii="Times New Roman" w:hAnsi="Times New Roman" w:cs="Times New Roman"/>
        </w:rPr>
        <w:t xml:space="preserve">, </w:t>
      </w:r>
      <w:r w:rsidRPr="00426EA8">
        <w:rPr>
          <w:rFonts w:ascii="Times New Roman" w:hAnsi="Times New Roman" w:cs="Times New Roman"/>
          <w:i/>
          <w:iCs/>
        </w:rPr>
        <w:t>10</w:t>
      </w:r>
      <w:r w:rsidRPr="00426EA8">
        <w:rPr>
          <w:rFonts w:ascii="Times New Roman" w:hAnsi="Times New Roman" w:cs="Times New Roman"/>
        </w:rPr>
        <w:t xml:space="preserve">(1), 22038. </w:t>
      </w:r>
      <w:hyperlink r:id="rId14">
        <w:r w:rsidRPr="00426EA8">
          <w:rPr>
            <w:rFonts w:ascii="Times New Roman" w:hAnsi="Times New Roman" w:cs="Times New Roman"/>
          </w:rPr>
          <w:t>https://doi.org/10.1038/s41598-020-78563-0</w:t>
        </w:r>
      </w:hyperlink>
    </w:p>
    <w:p w14:paraId="57548512" w14:textId="2098BD64" w:rsidR="007145A4" w:rsidRPr="00426EA8" w:rsidRDefault="005D10FE">
      <w:pPr>
        <w:pStyle w:val="Bibliografia"/>
        <w:rPr>
          <w:rFonts w:ascii="Times New Roman" w:hAnsi="Times New Roman" w:cs="Times New Roman"/>
        </w:rPr>
      </w:pPr>
      <w:bookmarkStart w:id="83" w:name="ref-credit2026"/>
      <w:bookmarkEnd w:id="82"/>
      <w:r w:rsidRPr="00426EA8">
        <w:rPr>
          <w:rFonts w:ascii="Times New Roman" w:hAnsi="Times New Roman" w:cs="Times New Roman"/>
        </w:rPr>
        <w:t xml:space="preserve">CRediT. (2026). CRediT - contributor role taxonomy. </w:t>
      </w:r>
      <w:r w:rsidRPr="00426EA8">
        <w:rPr>
          <w:rFonts w:ascii="Times New Roman" w:hAnsi="Times New Roman" w:cs="Times New Roman"/>
          <w:i/>
          <w:iCs/>
        </w:rPr>
        <w:t>NISO/CRediT Standing Committee</w:t>
      </w:r>
      <w:r w:rsidRPr="00426EA8">
        <w:rPr>
          <w:rFonts w:ascii="Times New Roman" w:hAnsi="Times New Roman" w:cs="Times New Roman"/>
        </w:rPr>
        <w:t xml:space="preserve">. </w:t>
      </w:r>
      <w:hyperlink r:id="rId15">
        <w:r w:rsidRPr="00426EA8">
          <w:rPr>
            <w:rFonts w:ascii="Times New Roman" w:hAnsi="Times New Roman" w:cs="Times New Roman"/>
          </w:rPr>
          <w:t>https://credit.niso.org/</w:t>
        </w:r>
      </w:hyperlink>
    </w:p>
    <w:p w14:paraId="57548513" w14:textId="713ECAC3" w:rsidR="007145A4" w:rsidRPr="00426EA8" w:rsidRDefault="005D10FE">
      <w:pPr>
        <w:pStyle w:val="Bibliografia"/>
        <w:rPr>
          <w:rFonts w:ascii="Times New Roman" w:hAnsi="Times New Roman" w:cs="Times New Roman"/>
        </w:rPr>
      </w:pPr>
      <w:bookmarkStart w:id="84" w:name="ref-david2018"/>
      <w:bookmarkEnd w:id="83"/>
      <w:r w:rsidRPr="003D56A5">
        <w:rPr>
          <w:rFonts w:ascii="Times New Roman" w:hAnsi="Times New Roman" w:cs="Times New Roman"/>
          <w:lang w:val="pt-BR"/>
        </w:rPr>
        <w:t xml:space="preserve">David, D. D., Lima, O. G., Nóbrega, A. M. C. D. S., &amp; Amado, E. M. (2018). </w:t>
      </w:r>
      <w:r w:rsidRPr="00426EA8">
        <w:rPr>
          <w:rFonts w:ascii="Times New Roman" w:hAnsi="Times New Roman" w:cs="Times New Roman"/>
        </w:rPr>
        <w:t xml:space="preserve">Capacity of tissue water regulation is impaired in an osmoconformer living in impacted estuaries? </w:t>
      </w:r>
      <w:r w:rsidRPr="00426EA8">
        <w:rPr>
          <w:rFonts w:ascii="Times New Roman" w:hAnsi="Times New Roman" w:cs="Times New Roman"/>
          <w:i/>
          <w:iCs/>
        </w:rPr>
        <w:t>Ecotoxicology and Environmental Safety</w:t>
      </w:r>
      <w:r w:rsidRPr="00426EA8">
        <w:rPr>
          <w:rFonts w:ascii="Times New Roman" w:hAnsi="Times New Roman" w:cs="Times New Roman"/>
        </w:rPr>
        <w:t xml:space="preserve">, </w:t>
      </w:r>
      <w:r w:rsidRPr="00426EA8">
        <w:rPr>
          <w:rFonts w:ascii="Times New Roman" w:hAnsi="Times New Roman" w:cs="Times New Roman"/>
          <w:i/>
          <w:iCs/>
        </w:rPr>
        <w:t>166</w:t>
      </w:r>
      <w:r w:rsidRPr="00426EA8">
        <w:rPr>
          <w:rFonts w:ascii="Times New Roman" w:hAnsi="Times New Roman" w:cs="Times New Roman"/>
        </w:rPr>
        <w:t xml:space="preserve">, 375–382. </w:t>
      </w:r>
      <w:hyperlink r:id="rId16">
        <w:r w:rsidRPr="00426EA8">
          <w:rPr>
            <w:rFonts w:ascii="Times New Roman" w:hAnsi="Times New Roman" w:cs="Times New Roman"/>
          </w:rPr>
          <w:t>https://doi.org/10.1016/j.ecoenv.2018.09.111</w:t>
        </w:r>
      </w:hyperlink>
    </w:p>
    <w:p w14:paraId="57548514" w14:textId="3527F656" w:rsidR="007145A4" w:rsidRPr="003D56A5" w:rsidRDefault="005D10FE">
      <w:pPr>
        <w:pStyle w:val="Bibliografia"/>
        <w:rPr>
          <w:rFonts w:ascii="Times New Roman" w:hAnsi="Times New Roman" w:cs="Times New Roman"/>
          <w:lang w:val="pt-BR"/>
        </w:rPr>
      </w:pPr>
      <w:bookmarkStart w:id="85" w:name="ref-eerkes-medrano2018"/>
      <w:bookmarkEnd w:id="84"/>
      <w:r w:rsidRPr="00426EA8">
        <w:rPr>
          <w:rFonts w:ascii="Times New Roman" w:hAnsi="Times New Roman" w:cs="Times New Roman"/>
        </w:rPr>
        <w:t xml:space="preserve">Eerkes-Medrano, D., &amp; Thompson, R. (2018). </w:t>
      </w:r>
      <w:r w:rsidRPr="00426EA8">
        <w:rPr>
          <w:rFonts w:ascii="Times New Roman" w:hAnsi="Times New Roman" w:cs="Times New Roman"/>
          <w:i/>
          <w:iCs/>
        </w:rPr>
        <w:t>Occurrence, fate, and effect of microplastics in freshwater systems</w:t>
      </w:r>
      <w:r w:rsidRPr="00426EA8">
        <w:rPr>
          <w:rFonts w:ascii="Times New Roman" w:hAnsi="Times New Roman" w:cs="Times New Roman"/>
        </w:rPr>
        <w:t xml:space="preserve"> (E. Y. Zeng, Ed.; pp. 95–132). </w:t>
      </w:r>
      <w:r w:rsidRPr="003D56A5">
        <w:rPr>
          <w:rFonts w:ascii="Times New Roman" w:hAnsi="Times New Roman" w:cs="Times New Roman"/>
          <w:lang w:val="pt-BR"/>
        </w:rPr>
        <w:t xml:space="preserve">Elsevier. </w:t>
      </w:r>
      <w:r>
        <w:fldChar w:fldCharType="begin"/>
      </w:r>
      <w:r w:rsidRPr="006B76DB">
        <w:rPr>
          <w:lang w:val="pt-BR"/>
          <w:rPrChange w:id="86" w:author="Enelise Amado" w:date="2026-09-01T11:17:00Z" w16du:dateUtc="2026-09-01T14:17:00Z">
            <w:rPr/>
          </w:rPrChange>
        </w:rPr>
        <w:instrText>HYPERLINK "https://doi.org/10.1016/B978-0-12-813747-5.00004-7" \h</w:instrText>
      </w:r>
      <w:r>
        <w:fldChar w:fldCharType="separate"/>
      </w:r>
      <w:r w:rsidRPr="003D56A5">
        <w:rPr>
          <w:rFonts w:ascii="Times New Roman" w:hAnsi="Times New Roman" w:cs="Times New Roman"/>
          <w:lang w:val="pt-BR"/>
        </w:rPr>
        <w:t>https://doi.org/10.1016/B978-0-12-813747-5.00004-7</w:t>
      </w:r>
      <w:r>
        <w:fldChar w:fldCharType="end"/>
      </w:r>
    </w:p>
    <w:p w14:paraId="57548515" w14:textId="4E40C19F" w:rsidR="007145A4" w:rsidRPr="00426EA8" w:rsidRDefault="005D10FE">
      <w:pPr>
        <w:pStyle w:val="Bibliografia"/>
        <w:rPr>
          <w:rFonts w:ascii="Times New Roman" w:hAnsi="Times New Roman" w:cs="Times New Roman"/>
        </w:rPr>
      </w:pPr>
      <w:bookmarkStart w:id="87" w:name="ref-egea-serrano2022"/>
      <w:bookmarkEnd w:id="85"/>
      <w:r w:rsidRPr="003D56A5">
        <w:rPr>
          <w:rFonts w:ascii="Times New Roman" w:hAnsi="Times New Roman" w:cs="Times New Roman"/>
          <w:lang w:val="pt-BR"/>
        </w:rPr>
        <w:t xml:space="preserve">Egea-Serrano, A., Alves, M. C., Solé, M., &amp; Tejedo, M. (2022). </w:t>
      </w:r>
      <w:r w:rsidRPr="00426EA8">
        <w:rPr>
          <w:rFonts w:ascii="Times New Roman" w:hAnsi="Times New Roman" w:cs="Times New Roman"/>
        </w:rPr>
        <w:t xml:space="preserve">Upper thermal tolerances and vulnerability to global warming in a </w:t>
      </w:r>
      <w:r w:rsidR="003D56A5" w:rsidRPr="00426EA8">
        <w:rPr>
          <w:rFonts w:ascii="Times New Roman" w:hAnsi="Times New Roman" w:cs="Times New Roman"/>
        </w:rPr>
        <w:t>Brazilian</w:t>
      </w:r>
      <w:r w:rsidRPr="00426EA8">
        <w:rPr>
          <w:rFonts w:ascii="Times New Roman" w:hAnsi="Times New Roman" w:cs="Times New Roman"/>
        </w:rPr>
        <w:t xml:space="preserve"> </w:t>
      </w:r>
      <w:r w:rsidR="003D56A5">
        <w:rPr>
          <w:rFonts w:ascii="Times New Roman" w:hAnsi="Times New Roman" w:cs="Times New Roman"/>
        </w:rPr>
        <w:t>C</w:t>
      </w:r>
      <w:r w:rsidRPr="00426EA8">
        <w:rPr>
          <w:rFonts w:ascii="Times New Roman" w:hAnsi="Times New Roman" w:cs="Times New Roman"/>
        </w:rPr>
        <w:t xml:space="preserve">aatinga fish </w:t>
      </w:r>
      <w:r w:rsidRPr="00426EA8">
        <w:rPr>
          <w:rFonts w:ascii="Times New Roman" w:hAnsi="Times New Roman" w:cs="Times New Roman"/>
          <w:i/>
          <w:iCs/>
        </w:rPr>
        <w:t>Astyanax bimaculatus</w:t>
      </w:r>
      <w:r w:rsidRPr="00426EA8">
        <w:rPr>
          <w:rFonts w:ascii="Times New Roman" w:hAnsi="Times New Roman" w:cs="Times New Roman"/>
        </w:rPr>
        <w:t xml:space="preserve"> (</w:t>
      </w:r>
      <w:r w:rsidR="003D56A5">
        <w:rPr>
          <w:rFonts w:ascii="Times New Roman" w:hAnsi="Times New Roman" w:cs="Times New Roman"/>
        </w:rPr>
        <w:t>L</w:t>
      </w:r>
      <w:r w:rsidRPr="00426EA8">
        <w:rPr>
          <w:rFonts w:ascii="Times New Roman" w:hAnsi="Times New Roman" w:cs="Times New Roman"/>
        </w:rPr>
        <w:t xml:space="preserve">innaeus, 1758) population. </w:t>
      </w:r>
      <w:r w:rsidRPr="00426EA8">
        <w:rPr>
          <w:rFonts w:ascii="Times New Roman" w:hAnsi="Times New Roman" w:cs="Times New Roman"/>
          <w:i/>
          <w:iCs/>
        </w:rPr>
        <w:t>Austral Ecology</w:t>
      </w:r>
      <w:r w:rsidRPr="00426EA8">
        <w:rPr>
          <w:rFonts w:ascii="Times New Roman" w:hAnsi="Times New Roman" w:cs="Times New Roman"/>
        </w:rPr>
        <w:t xml:space="preserve">, </w:t>
      </w:r>
      <w:r w:rsidRPr="00426EA8">
        <w:rPr>
          <w:rFonts w:ascii="Times New Roman" w:hAnsi="Times New Roman" w:cs="Times New Roman"/>
          <w:i/>
          <w:iCs/>
        </w:rPr>
        <w:t>47</w:t>
      </w:r>
      <w:r w:rsidRPr="00426EA8">
        <w:rPr>
          <w:rFonts w:ascii="Times New Roman" w:hAnsi="Times New Roman" w:cs="Times New Roman"/>
        </w:rPr>
        <w:t xml:space="preserve">(6), 1157–1161. </w:t>
      </w:r>
      <w:hyperlink r:id="rId17">
        <w:r w:rsidRPr="00426EA8">
          <w:rPr>
            <w:rFonts w:ascii="Times New Roman" w:hAnsi="Times New Roman" w:cs="Times New Roman"/>
          </w:rPr>
          <w:t>https://doi.org/10.1111/aec.13207</w:t>
        </w:r>
      </w:hyperlink>
    </w:p>
    <w:p w14:paraId="57548516" w14:textId="0EB33BFE" w:rsidR="007145A4" w:rsidRPr="00426EA8" w:rsidRDefault="005D10FE">
      <w:pPr>
        <w:pStyle w:val="Bibliografia"/>
        <w:rPr>
          <w:rFonts w:ascii="Times New Roman" w:hAnsi="Times New Roman" w:cs="Times New Roman"/>
        </w:rPr>
      </w:pPr>
      <w:bookmarkStart w:id="88" w:name="ref-epel1998"/>
      <w:bookmarkEnd w:id="87"/>
      <w:r w:rsidRPr="00426EA8">
        <w:rPr>
          <w:rFonts w:ascii="Times New Roman" w:hAnsi="Times New Roman" w:cs="Times New Roman"/>
        </w:rPr>
        <w:t xml:space="preserve">Epel, D. (1998). Use of multidrug transporters as first lines of defense against toxins in aquatic organisms. </w:t>
      </w:r>
      <w:r w:rsidRPr="00426EA8">
        <w:rPr>
          <w:rFonts w:ascii="Times New Roman" w:hAnsi="Times New Roman" w:cs="Times New Roman"/>
          <w:i/>
          <w:iCs/>
        </w:rPr>
        <w:t>Comparative Biochemistry and Physiology Part A: Molecular &amp; Integrative Physiology</w:t>
      </w:r>
      <w:r w:rsidRPr="00426EA8">
        <w:rPr>
          <w:rFonts w:ascii="Times New Roman" w:hAnsi="Times New Roman" w:cs="Times New Roman"/>
        </w:rPr>
        <w:t xml:space="preserve">, </w:t>
      </w:r>
      <w:r w:rsidRPr="00426EA8">
        <w:rPr>
          <w:rFonts w:ascii="Times New Roman" w:hAnsi="Times New Roman" w:cs="Times New Roman"/>
          <w:i/>
          <w:iCs/>
        </w:rPr>
        <w:t>120</w:t>
      </w:r>
      <w:r w:rsidRPr="00426EA8">
        <w:rPr>
          <w:rFonts w:ascii="Times New Roman" w:hAnsi="Times New Roman" w:cs="Times New Roman"/>
        </w:rPr>
        <w:t xml:space="preserve">(1), 23–28. </w:t>
      </w:r>
      <w:hyperlink r:id="rId18">
        <w:r w:rsidRPr="00426EA8">
          <w:rPr>
            <w:rFonts w:ascii="Times New Roman" w:hAnsi="Times New Roman" w:cs="Times New Roman"/>
          </w:rPr>
          <w:t>https://doi.org/10.1016/S1095-6433(98)10005-3</w:t>
        </w:r>
      </w:hyperlink>
    </w:p>
    <w:p w14:paraId="57548517" w14:textId="65FA76C2" w:rsidR="007145A4" w:rsidRPr="00426EA8" w:rsidRDefault="005D10FE">
      <w:pPr>
        <w:pStyle w:val="Bibliografia"/>
        <w:rPr>
          <w:rFonts w:ascii="Times New Roman" w:hAnsi="Times New Roman" w:cs="Times New Roman"/>
        </w:rPr>
      </w:pPr>
      <w:bookmarkStart w:id="89" w:name="ref-epel2008"/>
      <w:bookmarkEnd w:id="88"/>
      <w:r w:rsidRPr="00426EA8">
        <w:rPr>
          <w:rFonts w:ascii="Times New Roman" w:hAnsi="Times New Roman" w:cs="Times New Roman"/>
        </w:rPr>
        <w:lastRenderedPageBreak/>
        <w:t xml:space="preserve">Epel, D., Luckenbach, T., Stevenson, C. N., MacManus-Spencer, L. A., Hamdoun, A., &amp; Smital, A. T. (2008). Efflux transporters: Newly appreciated roles in protection against pollutants. </w:t>
      </w:r>
      <w:r w:rsidRPr="00426EA8">
        <w:rPr>
          <w:rFonts w:ascii="Times New Roman" w:hAnsi="Times New Roman" w:cs="Times New Roman"/>
          <w:i/>
          <w:iCs/>
        </w:rPr>
        <w:t>Environmental Science &amp; Technology</w:t>
      </w:r>
      <w:r w:rsidRPr="00426EA8">
        <w:rPr>
          <w:rFonts w:ascii="Times New Roman" w:hAnsi="Times New Roman" w:cs="Times New Roman"/>
        </w:rPr>
        <w:t xml:space="preserve">, </w:t>
      </w:r>
      <w:r w:rsidRPr="00426EA8">
        <w:rPr>
          <w:rFonts w:ascii="Times New Roman" w:hAnsi="Times New Roman" w:cs="Times New Roman"/>
          <w:i/>
          <w:iCs/>
        </w:rPr>
        <w:t>42</w:t>
      </w:r>
      <w:r w:rsidRPr="00426EA8">
        <w:rPr>
          <w:rFonts w:ascii="Times New Roman" w:hAnsi="Times New Roman" w:cs="Times New Roman"/>
        </w:rPr>
        <w:t xml:space="preserve">(11), 3914–3920. </w:t>
      </w:r>
      <w:hyperlink r:id="rId19">
        <w:r w:rsidRPr="00426EA8">
          <w:rPr>
            <w:rFonts w:ascii="Times New Roman" w:hAnsi="Times New Roman" w:cs="Times New Roman"/>
          </w:rPr>
          <w:t>https://doi.org/10.1021/es087187v</w:t>
        </w:r>
      </w:hyperlink>
    </w:p>
    <w:p w14:paraId="57548518" w14:textId="77777777" w:rsidR="007145A4" w:rsidRDefault="005D10FE">
      <w:pPr>
        <w:pStyle w:val="Bibliografia"/>
        <w:rPr>
          <w:ins w:id="90" w:author="Elvio Medeiros" w:date="2026-09-08T14:32:00Z" w16du:dateUtc="2026-09-08T17:32:00Z"/>
          <w:rFonts w:ascii="Times New Roman" w:hAnsi="Times New Roman" w:cs="Times New Roman"/>
        </w:rPr>
      </w:pPr>
      <w:bookmarkStart w:id="91" w:name="ref-evans1987"/>
      <w:bookmarkEnd w:id="89"/>
      <w:r w:rsidRPr="00426EA8">
        <w:rPr>
          <w:rFonts w:ascii="Times New Roman" w:hAnsi="Times New Roman" w:cs="Times New Roman"/>
        </w:rPr>
        <w:t xml:space="preserve">Evans, D. H. (1987). </w:t>
      </w:r>
      <w:r w:rsidRPr="00426EA8">
        <w:rPr>
          <w:rFonts w:ascii="Times New Roman" w:hAnsi="Times New Roman" w:cs="Times New Roman"/>
          <w:i/>
          <w:iCs/>
        </w:rPr>
        <w:t>The fish gill: Site of action and model for toxic effects of environmental pollutants</w:t>
      </w:r>
      <w:r w:rsidRPr="00426EA8">
        <w:rPr>
          <w:rFonts w:ascii="Times New Roman" w:hAnsi="Times New Roman" w:cs="Times New Roman"/>
        </w:rPr>
        <w:t>.</w:t>
      </w:r>
    </w:p>
    <w:p w14:paraId="50FA3135" w14:textId="6BBDF2F2" w:rsidR="009F5E53" w:rsidRPr="00337C50" w:rsidRDefault="009F5E53">
      <w:pPr>
        <w:pStyle w:val="Bibliografia"/>
        <w:rPr>
          <w:rFonts w:ascii="Times New Roman" w:hAnsi="Times New Roman" w:cs="Times New Roman"/>
          <w:lang w:val="pt-BR"/>
        </w:rPr>
      </w:pPr>
      <w:ins w:id="92" w:author="Elvio Medeiros" w:date="2026-09-08T14:32:00Z" w16du:dateUtc="2026-09-08T17:32:00Z">
        <w:r w:rsidRPr="009F5E53">
          <w:rPr>
            <w:rFonts w:ascii="Times New Roman" w:hAnsi="Times New Roman" w:cs="Times New Roman"/>
          </w:rPr>
          <w:t>Forbes, V. E., Palmqvist, A., &amp; Bach, L. (2006). The use and misuse of biomarkers in ecotoxicology.</w:t>
        </w:r>
        <w:r>
          <w:rPr>
            <w:rFonts w:ascii="Times New Roman" w:hAnsi="Times New Roman" w:cs="Times New Roman"/>
          </w:rPr>
          <w:t xml:space="preserve"> </w:t>
        </w:r>
        <w:r w:rsidRPr="00337C50">
          <w:rPr>
            <w:rFonts w:ascii="Times New Roman" w:hAnsi="Times New Roman" w:cs="Times New Roman"/>
            <w:lang w:val="pt-BR"/>
          </w:rPr>
          <w:t>Environmental Toxicology and Chemistry, 25(1), 272-280.</w:t>
        </w:r>
      </w:ins>
    </w:p>
    <w:p w14:paraId="57548519" w14:textId="3B3987E5" w:rsidR="007145A4" w:rsidRPr="003D56A5" w:rsidRDefault="005D10FE">
      <w:pPr>
        <w:pStyle w:val="Bibliografia"/>
        <w:rPr>
          <w:rFonts w:ascii="Times New Roman" w:hAnsi="Times New Roman" w:cs="Times New Roman"/>
          <w:lang w:val="pt-BR"/>
        </w:rPr>
      </w:pPr>
      <w:bookmarkStart w:id="93" w:name="ref-ghisi2022"/>
      <w:bookmarkEnd w:id="91"/>
      <w:r w:rsidRPr="003D56A5">
        <w:rPr>
          <w:rFonts w:ascii="Times New Roman" w:hAnsi="Times New Roman" w:cs="Times New Roman"/>
          <w:lang w:val="pt-BR"/>
        </w:rPr>
        <w:t xml:space="preserve">Ghisi, N. D. C., Larentis, C., Oliveira, E. C. D., Neves, M. P., Zavaski, A. G., Roque, A. D. A., Wachtel, C. C., Silva, A. P. D., Lima, E. B. S. D., Costa, G. D. O. N., Amorim, J. P. D. A., Ribeiro, C. A. D. O., &amp; Delariva, R. L. (2022). </w:t>
      </w:r>
      <w:r w:rsidRPr="00426EA8">
        <w:rPr>
          <w:rFonts w:ascii="Times New Roman" w:hAnsi="Times New Roman" w:cs="Times New Roman"/>
        </w:rPr>
        <w:t xml:space="preserve">Environmental assessment of neotropical streams using fish as bioindicators: A multibiomarker and integrated approach. </w:t>
      </w:r>
      <w:r w:rsidRPr="003D56A5">
        <w:rPr>
          <w:rFonts w:ascii="Times New Roman" w:hAnsi="Times New Roman" w:cs="Times New Roman"/>
          <w:i/>
          <w:iCs/>
          <w:lang w:val="pt-BR"/>
        </w:rPr>
        <w:t>Hydrobiologia</w:t>
      </w:r>
      <w:r w:rsidRPr="003D56A5">
        <w:rPr>
          <w:rFonts w:ascii="Times New Roman" w:hAnsi="Times New Roman" w:cs="Times New Roman"/>
          <w:lang w:val="pt-BR"/>
        </w:rPr>
        <w:t xml:space="preserve">, </w:t>
      </w:r>
      <w:r w:rsidRPr="003D56A5">
        <w:rPr>
          <w:rFonts w:ascii="Times New Roman" w:hAnsi="Times New Roman" w:cs="Times New Roman"/>
          <w:i/>
          <w:iCs/>
          <w:lang w:val="pt-BR"/>
        </w:rPr>
        <w:t>849</w:t>
      </w:r>
      <w:r w:rsidRPr="003D56A5">
        <w:rPr>
          <w:rFonts w:ascii="Times New Roman" w:hAnsi="Times New Roman" w:cs="Times New Roman"/>
          <w:lang w:val="pt-BR"/>
        </w:rPr>
        <w:t xml:space="preserve">(20), 4587–4604. </w:t>
      </w:r>
      <w:r>
        <w:fldChar w:fldCharType="begin"/>
      </w:r>
      <w:r w:rsidRPr="006B76DB">
        <w:rPr>
          <w:lang w:val="pt-BR"/>
          <w:rPrChange w:id="94" w:author="Enelise Amado" w:date="2026-09-01T11:17:00Z" w16du:dateUtc="2026-09-01T14:17:00Z">
            <w:rPr/>
          </w:rPrChange>
        </w:rPr>
        <w:instrText>HYPERLINK "https://doi.org/10.1007/s10750-020-04460-2" \h</w:instrText>
      </w:r>
      <w:r>
        <w:fldChar w:fldCharType="separate"/>
      </w:r>
      <w:r w:rsidRPr="003D56A5">
        <w:rPr>
          <w:rFonts w:ascii="Times New Roman" w:hAnsi="Times New Roman" w:cs="Times New Roman"/>
          <w:lang w:val="pt-BR"/>
        </w:rPr>
        <w:t>https://doi.org/10.1007/s10750-020-04460-2</w:t>
      </w:r>
      <w:r>
        <w:fldChar w:fldCharType="end"/>
      </w:r>
    </w:p>
    <w:p w14:paraId="5754851A" w14:textId="2C23D132" w:rsidR="007145A4" w:rsidRPr="00426EA8" w:rsidRDefault="005D10FE">
      <w:pPr>
        <w:pStyle w:val="Bibliografia"/>
        <w:rPr>
          <w:rFonts w:ascii="Times New Roman" w:hAnsi="Times New Roman" w:cs="Times New Roman"/>
        </w:rPr>
      </w:pPr>
      <w:bookmarkStart w:id="95" w:name="ref-gouveia2017"/>
      <w:bookmarkEnd w:id="93"/>
      <w:r w:rsidRPr="003D56A5">
        <w:rPr>
          <w:rFonts w:ascii="Times New Roman" w:hAnsi="Times New Roman" w:cs="Times New Roman"/>
          <w:lang w:val="pt-BR"/>
        </w:rPr>
        <w:t xml:space="preserve">Gouveia, R. S. D., Lira, G. L. D. A., Anselmo Ramos, T. P., &amp; Medeiros, E. S. F. (2017). </w:t>
      </w:r>
      <w:r w:rsidRPr="00426EA8">
        <w:rPr>
          <w:rFonts w:ascii="Times New Roman" w:hAnsi="Times New Roman" w:cs="Times New Roman"/>
        </w:rPr>
        <w:t xml:space="preserve">Ichthyofauna of the reserva biológica guaribas and surrounding areas, state of paraíba, brazil. </w:t>
      </w:r>
      <w:r w:rsidRPr="00426EA8">
        <w:rPr>
          <w:rFonts w:ascii="Times New Roman" w:hAnsi="Times New Roman" w:cs="Times New Roman"/>
          <w:i/>
          <w:iCs/>
        </w:rPr>
        <w:t>Check List</w:t>
      </w:r>
      <w:r w:rsidRPr="00426EA8">
        <w:rPr>
          <w:rFonts w:ascii="Times New Roman" w:hAnsi="Times New Roman" w:cs="Times New Roman"/>
        </w:rPr>
        <w:t xml:space="preserve">, </w:t>
      </w:r>
      <w:r w:rsidRPr="00426EA8">
        <w:rPr>
          <w:rFonts w:ascii="Times New Roman" w:hAnsi="Times New Roman" w:cs="Times New Roman"/>
          <w:i/>
          <w:iCs/>
        </w:rPr>
        <w:t>13</w:t>
      </w:r>
      <w:r w:rsidRPr="00426EA8">
        <w:rPr>
          <w:rFonts w:ascii="Times New Roman" w:hAnsi="Times New Roman" w:cs="Times New Roman"/>
        </w:rPr>
        <w:t xml:space="preserve">(5), 581–590. </w:t>
      </w:r>
      <w:hyperlink r:id="rId20">
        <w:r w:rsidRPr="00426EA8">
          <w:rPr>
            <w:rFonts w:ascii="Times New Roman" w:hAnsi="Times New Roman" w:cs="Times New Roman"/>
          </w:rPr>
          <w:t>https://doi.org/10.15560/13.5.581</w:t>
        </w:r>
      </w:hyperlink>
    </w:p>
    <w:p w14:paraId="5754851B" w14:textId="296B3607" w:rsidR="007145A4" w:rsidRPr="00426EA8" w:rsidRDefault="005D10FE">
      <w:pPr>
        <w:pStyle w:val="Bibliografia"/>
        <w:rPr>
          <w:rFonts w:ascii="Times New Roman" w:hAnsi="Times New Roman" w:cs="Times New Roman"/>
        </w:rPr>
      </w:pPr>
      <w:bookmarkStart w:id="96" w:name="ref-haredi2020"/>
      <w:bookmarkEnd w:id="95"/>
      <w:r w:rsidRPr="00426EA8">
        <w:rPr>
          <w:rFonts w:ascii="Times New Roman" w:hAnsi="Times New Roman" w:cs="Times New Roman"/>
        </w:rPr>
        <w:t xml:space="preserve">Haredi, A. M. M., Mourad, M., Tanekhy, M., Wassif, E., &amp; Abdel-Tawab, H. S. (2020). Lake edku pollutants induced biochemical and histopathological alterations in muscle tissues of </w:t>
      </w:r>
      <w:r w:rsidR="003D56A5" w:rsidRPr="00426EA8">
        <w:rPr>
          <w:rFonts w:ascii="Times New Roman" w:hAnsi="Times New Roman" w:cs="Times New Roman"/>
        </w:rPr>
        <w:t>Nile</w:t>
      </w:r>
      <w:r w:rsidRPr="00426EA8">
        <w:rPr>
          <w:rFonts w:ascii="Times New Roman" w:hAnsi="Times New Roman" w:cs="Times New Roman"/>
        </w:rPr>
        <w:t xml:space="preserve"> tilapia (</w:t>
      </w:r>
      <w:r w:rsidR="003D56A5" w:rsidRPr="003D56A5">
        <w:rPr>
          <w:rFonts w:ascii="Times New Roman" w:hAnsi="Times New Roman" w:cs="Times New Roman"/>
          <w:i/>
          <w:iCs/>
        </w:rPr>
        <w:t>O</w:t>
      </w:r>
      <w:r w:rsidRPr="003D56A5">
        <w:rPr>
          <w:rFonts w:ascii="Times New Roman" w:hAnsi="Times New Roman" w:cs="Times New Roman"/>
          <w:i/>
          <w:iCs/>
        </w:rPr>
        <w:t>reochromis niloticus</w:t>
      </w:r>
      <w:r w:rsidRPr="00426EA8">
        <w:rPr>
          <w:rFonts w:ascii="Times New Roman" w:hAnsi="Times New Roman" w:cs="Times New Roman"/>
        </w:rPr>
        <w:t xml:space="preserve">). </w:t>
      </w:r>
      <w:r w:rsidRPr="00426EA8">
        <w:rPr>
          <w:rFonts w:ascii="Times New Roman" w:hAnsi="Times New Roman" w:cs="Times New Roman"/>
          <w:i/>
          <w:iCs/>
        </w:rPr>
        <w:t>Toxicology and Environmental Health Sciences</w:t>
      </w:r>
      <w:r w:rsidRPr="00426EA8">
        <w:rPr>
          <w:rFonts w:ascii="Times New Roman" w:hAnsi="Times New Roman" w:cs="Times New Roman"/>
        </w:rPr>
        <w:t xml:space="preserve">, </w:t>
      </w:r>
      <w:r w:rsidRPr="00426EA8">
        <w:rPr>
          <w:rFonts w:ascii="Times New Roman" w:hAnsi="Times New Roman" w:cs="Times New Roman"/>
          <w:i/>
          <w:iCs/>
        </w:rPr>
        <w:t>12</w:t>
      </w:r>
      <w:r w:rsidRPr="00426EA8">
        <w:rPr>
          <w:rFonts w:ascii="Times New Roman" w:hAnsi="Times New Roman" w:cs="Times New Roman"/>
        </w:rPr>
        <w:t xml:space="preserve">(3), 247–255. </w:t>
      </w:r>
      <w:hyperlink r:id="rId21">
        <w:r w:rsidRPr="00426EA8">
          <w:rPr>
            <w:rFonts w:ascii="Times New Roman" w:hAnsi="Times New Roman" w:cs="Times New Roman"/>
          </w:rPr>
          <w:t>https://doi.org/10.1007/s13530-020-00042-w</w:t>
        </w:r>
      </w:hyperlink>
    </w:p>
    <w:p w14:paraId="5754851C" w14:textId="273E31EE" w:rsidR="007145A4" w:rsidRPr="00426EA8" w:rsidRDefault="005D10FE">
      <w:pPr>
        <w:pStyle w:val="Bibliografia"/>
        <w:rPr>
          <w:rFonts w:ascii="Times New Roman" w:hAnsi="Times New Roman" w:cs="Times New Roman"/>
        </w:rPr>
      </w:pPr>
      <w:bookmarkStart w:id="97" w:name="ref-harmon2018"/>
      <w:bookmarkEnd w:id="96"/>
      <w:r w:rsidRPr="00426EA8">
        <w:rPr>
          <w:rFonts w:ascii="Times New Roman" w:hAnsi="Times New Roman" w:cs="Times New Roman"/>
        </w:rPr>
        <w:t xml:space="preserve">Harmon, S. M. (2018). </w:t>
      </w:r>
      <w:r w:rsidRPr="00426EA8">
        <w:rPr>
          <w:rFonts w:ascii="Times New Roman" w:hAnsi="Times New Roman" w:cs="Times New Roman"/>
          <w:i/>
          <w:iCs/>
        </w:rPr>
        <w:t>The effects of microplastic pollution on aquatic organisms</w:t>
      </w:r>
      <w:r w:rsidRPr="00426EA8">
        <w:rPr>
          <w:rFonts w:ascii="Times New Roman" w:hAnsi="Times New Roman" w:cs="Times New Roman"/>
        </w:rPr>
        <w:t xml:space="preserve"> (E. Y. Zeng, Ed.; pp. 249–270). Elsevier. </w:t>
      </w:r>
      <w:hyperlink r:id="rId22">
        <w:r w:rsidRPr="00426EA8">
          <w:rPr>
            <w:rFonts w:ascii="Times New Roman" w:hAnsi="Times New Roman" w:cs="Times New Roman"/>
          </w:rPr>
          <w:t>https://doi.org/10.1016/B978-0-12-813747-5.00008-4</w:t>
        </w:r>
      </w:hyperlink>
    </w:p>
    <w:p w14:paraId="5754851D" w14:textId="76D379D8" w:rsidR="007145A4" w:rsidRPr="00426EA8" w:rsidRDefault="005D10FE">
      <w:pPr>
        <w:pStyle w:val="Bibliografia"/>
        <w:rPr>
          <w:rFonts w:ascii="Times New Roman" w:hAnsi="Times New Roman" w:cs="Times New Roman"/>
        </w:rPr>
      </w:pPr>
      <w:bookmarkStart w:id="98" w:name="ref-heinrichs2017"/>
      <w:bookmarkEnd w:id="97"/>
      <w:r w:rsidRPr="00426EA8">
        <w:rPr>
          <w:rFonts w:ascii="Times New Roman" w:hAnsi="Times New Roman" w:cs="Times New Roman"/>
        </w:rPr>
        <w:lastRenderedPageBreak/>
        <w:t xml:space="preserve">Heinrichs, R., Otto, R., Magalhães, A., &amp; Meirelles, G. C. (2017). </w:t>
      </w:r>
      <w:r w:rsidRPr="00426EA8">
        <w:rPr>
          <w:rFonts w:ascii="Times New Roman" w:hAnsi="Times New Roman" w:cs="Times New Roman"/>
          <w:i/>
          <w:iCs/>
        </w:rPr>
        <w:t>Importance of sugarcane in brazilian and world bioeconomy</w:t>
      </w:r>
      <w:r w:rsidRPr="00426EA8">
        <w:rPr>
          <w:rFonts w:ascii="Times New Roman" w:hAnsi="Times New Roman" w:cs="Times New Roman"/>
        </w:rPr>
        <w:t xml:space="preserve"> (S. Dabbert, I. Lewandowski, J. Weiss, &amp; A. Pyka, Eds.; pp. 205–217). Springer International Publishing. </w:t>
      </w:r>
      <w:hyperlink r:id="rId23">
        <w:r w:rsidRPr="00426EA8">
          <w:rPr>
            <w:rFonts w:ascii="Times New Roman" w:hAnsi="Times New Roman" w:cs="Times New Roman"/>
          </w:rPr>
          <w:t>https://doi.org/10.1007/978-3-319-58374-7_11</w:t>
        </w:r>
      </w:hyperlink>
    </w:p>
    <w:p w14:paraId="5754851E" w14:textId="65CA4F22" w:rsidR="007145A4" w:rsidRPr="00426EA8" w:rsidRDefault="005D10FE">
      <w:pPr>
        <w:pStyle w:val="Bibliografia"/>
        <w:rPr>
          <w:rFonts w:ascii="Times New Roman" w:hAnsi="Times New Roman" w:cs="Times New Roman"/>
        </w:rPr>
      </w:pPr>
      <w:bookmarkStart w:id="99" w:name="ref-johnes1996"/>
      <w:bookmarkEnd w:id="98"/>
      <w:r w:rsidRPr="00426EA8">
        <w:rPr>
          <w:rFonts w:ascii="Times New Roman" w:hAnsi="Times New Roman" w:cs="Times New Roman"/>
        </w:rPr>
        <w:t xml:space="preserve">Johnes, P., Moss, B., &amp; Phillips, G. (1996). The determination of total nitrogen and total phosphorus concentrations in freshwaters from land use, stock headage and population data: Testing of a model for use in conservation and water quality management. </w:t>
      </w:r>
      <w:r w:rsidRPr="00426EA8">
        <w:rPr>
          <w:rFonts w:ascii="Times New Roman" w:hAnsi="Times New Roman" w:cs="Times New Roman"/>
          <w:i/>
          <w:iCs/>
        </w:rPr>
        <w:t>Freshwater Biology</w:t>
      </w:r>
      <w:r w:rsidRPr="00426EA8">
        <w:rPr>
          <w:rFonts w:ascii="Times New Roman" w:hAnsi="Times New Roman" w:cs="Times New Roman"/>
        </w:rPr>
        <w:t xml:space="preserve">, </w:t>
      </w:r>
      <w:r w:rsidRPr="00426EA8">
        <w:rPr>
          <w:rFonts w:ascii="Times New Roman" w:hAnsi="Times New Roman" w:cs="Times New Roman"/>
          <w:i/>
          <w:iCs/>
        </w:rPr>
        <w:t>36</w:t>
      </w:r>
      <w:r w:rsidRPr="00426EA8">
        <w:rPr>
          <w:rFonts w:ascii="Times New Roman" w:hAnsi="Times New Roman" w:cs="Times New Roman"/>
        </w:rPr>
        <w:t xml:space="preserve">(2), 451–473. </w:t>
      </w:r>
      <w:hyperlink r:id="rId24">
        <w:r w:rsidRPr="00426EA8">
          <w:rPr>
            <w:rFonts w:ascii="Times New Roman" w:hAnsi="Times New Roman" w:cs="Times New Roman"/>
          </w:rPr>
          <w:t>https://doi.org/10.1046/j.1365-2427.1996.00099.x</w:t>
        </w:r>
      </w:hyperlink>
    </w:p>
    <w:p w14:paraId="5754851F" w14:textId="588702BB" w:rsidR="007145A4" w:rsidRPr="00426EA8" w:rsidRDefault="005D10FE">
      <w:pPr>
        <w:pStyle w:val="Bibliografia"/>
        <w:rPr>
          <w:rFonts w:ascii="Times New Roman" w:hAnsi="Times New Roman" w:cs="Times New Roman"/>
        </w:rPr>
      </w:pPr>
      <w:bookmarkStart w:id="100" w:name="ref-kurelec1992"/>
      <w:bookmarkEnd w:id="99"/>
      <w:r w:rsidRPr="00426EA8">
        <w:rPr>
          <w:rFonts w:ascii="Times New Roman" w:hAnsi="Times New Roman" w:cs="Times New Roman"/>
        </w:rPr>
        <w:t xml:space="preserve">Kurelec, B. (1992). The multixenobiotic resistance mechanism in aquatic organisms. </w:t>
      </w:r>
      <w:r w:rsidRPr="00426EA8">
        <w:rPr>
          <w:rFonts w:ascii="Times New Roman" w:hAnsi="Times New Roman" w:cs="Times New Roman"/>
          <w:i/>
          <w:iCs/>
        </w:rPr>
        <w:t>Critical Reviews in Toxicology</w:t>
      </w:r>
      <w:r w:rsidRPr="00426EA8">
        <w:rPr>
          <w:rFonts w:ascii="Times New Roman" w:hAnsi="Times New Roman" w:cs="Times New Roman"/>
        </w:rPr>
        <w:t xml:space="preserve">, </w:t>
      </w:r>
      <w:r w:rsidRPr="00426EA8">
        <w:rPr>
          <w:rFonts w:ascii="Times New Roman" w:hAnsi="Times New Roman" w:cs="Times New Roman"/>
          <w:i/>
          <w:iCs/>
        </w:rPr>
        <w:t>22</w:t>
      </w:r>
      <w:r w:rsidRPr="00426EA8">
        <w:rPr>
          <w:rFonts w:ascii="Times New Roman" w:hAnsi="Times New Roman" w:cs="Times New Roman"/>
        </w:rPr>
        <w:t xml:space="preserve">(1), 23–43. </w:t>
      </w:r>
      <w:hyperlink r:id="rId25">
        <w:r w:rsidRPr="00426EA8">
          <w:rPr>
            <w:rFonts w:ascii="Times New Roman" w:hAnsi="Times New Roman" w:cs="Times New Roman"/>
          </w:rPr>
          <w:t>https://doi.org/10.3109/10408449209145320</w:t>
        </w:r>
      </w:hyperlink>
    </w:p>
    <w:p w14:paraId="57548520" w14:textId="3A8EC4F3" w:rsidR="007145A4" w:rsidRPr="00426EA8" w:rsidRDefault="005D10FE">
      <w:pPr>
        <w:pStyle w:val="Bibliografia"/>
        <w:rPr>
          <w:rFonts w:ascii="Times New Roman" w:hAnsi="Times New Roman" w:cs="Times New Roman"/>
        </w:rPr>
      </w:pPr>
      <w:bookmarkStart w:id="101" w:name="ref-kurelec1995"/>
      <w:bookmarkEnd w:id="100"/>
      <w:r w:rsidRPr="00426EA8">
        <w:rPr>
          <w:rFonts w:ascii="Times New Roman" w:hAnsi="Times New Roman" w:cs="Times New Roman"/>
        </w:rPr>
        <w:t xml:space="preserve">Kurelec, B. (1995). Inhibition of multixenobiotic resistance mechanism in aquatic organisms: Ecotoxic consequences. </w:t>
      </w:r>
      <w:r w:rsidRPr="00426EA8">
        <w:rPr>
          <w:rFonts w:ascii="Times New Roman" w:hAnsi="Times New Roman" w:cs="Times New Roman"/>
          <w:i/>
          <w:iCs/>
        </w:rPr>
        <w:t>Science of The Total Environment</w:t>
      </w:r>
      <w:r w:rsidRPr="00426EA8">
        <w:rPr>
          <w:rFonts w:ascii="Times New Roman" w:hAnsi="Times New Roman" w:cs="Times New Roman"/>
        </w:rPr>
        <w:t xml:space="preserve">, </w:t>
      </w:r>
      <w:r w:rsidRPr="00426EA8">
        <w:rPr>
          <w:rFonts w:ascii="Times New Roman" w:hAnsi="Times New Roman" w:cs="Times New Roman"/>
          <w:i/>
          <w:iCs/>
        </w:rPr>
        <w:t>171</w:t>
      </w:r>
      <w:r w:rsidRPr="00426EA8">
        <w:rPr>
          <w:rFonts w:ascii="Times New Roman" w:hAnsi="Times New Roman" w:cs="Times New Roman"/>
        </w:rPr>
        <w:t xml:space="preserve">(1-3), 197–204. </w:t>
      </w:r>
      <w:hyperlink r:id="rId26">
        <w:r w:rsidRPr="00426EA8">
          <w:rPr>
            <w:rFonts w:ascii="Times New Roman" w:hAnsi="Times New Roman" w:cs="Times New Roman"/>
          </w:rPr>
          <w:t>https://doi.org/10.1016/0048-9697(95)04689-4</w:t>
        </w:r>
      </w:hyperlink>
    </w:p>
    <w:p w14:paraId="57548521" w14:textId="693F840B" w:rsidR="007145A4" w:rsidRPr="00426EA8" w:rsidRDefault="005D10FE">
      <w:pPr>
        <w:pStyle w:val="Bibliografia"/>
        <w:rPr>
          <w:rFonts w:ascii="Times New Roman" w:hAnsi="Times New Roman" w:cs="Times New Roman"/>
        </w:rPr>
      </w:pPr>
      <w:bookmarkStart w:id="102" w:name="ref-kurelec2000"/>
      <w:bookmarkEnd w:id="101"/>
      <w:r w:rsidRPr="00426EA8">
        <w:rPr>
          <w:rFonts w:ascii="Times New Roman" w:hAnsi="Times New Roman" w:cs="Times New Roman"/>
        </w:rPr>
        <w:t xml:space="preserve">Kurelec, B., Smital, T., Pivèeviæ, B., Eufemia, N., &amp; Epel, D. (2000). Multixenobiotic resistance, p-glycoprotein, and chemosensitizers. </w:t>
      </w:r>
      <w:r w:rsidRPr="00426EA8">
        <w:rPr>
          <w:rFonts w:ascii="Times New Roman" w:hAnsi="Times New Roman" w:cs="Times New Roman"/>
          <w:i/>
          <w:iCs/>
        </w:rPr>
        <w:t>Ecotoxicology</w:t>
      </w:r>
      <w:r w:rsidRPr="00426EA8">
        <w:rPr>
          <w:rFonts w:ascii="Times New Roman" w:hAnsi="Times New Roman" w:cs="Times New Roman"/>
        </w:rPr>
        <w:t xml:space="preserve">, </w:t>
      </w:r>
      <w:r w:rsidRPr="00426EA8">
        <w:rPr>
          <w:rFonts w:ascii="Times New Roman" w:hAnsi="Times New Roman" w:cs="Times New Roman"/>
          <w:i/>
          <w:iCs/>
        </w:rPr>
        <w:t>9</w:t>
      </w:r>
      <w:r w:rsidRPr="00426EA8">
        <w:rPr>
          <w:rFonts w:ascii="Times New Roman" w:hAnsi="Times New Roman" w:cs="Times New Roman"/>
        </w:rPr>
        <w:t xml:space="preserve">(5), 307–327. </w:t>
      </w:r>
      <w:hyperlink r:id="rId27">
        <w:r w:rsidRPr="00426EA8">
          <w:rPr>
            <w:rFonts w:ascii="Times New Roman" w:hAnsi="Times New Roman" w:cs="Times New Roman"/>
          </w:rPr>
          <w:t>https://doi.org/10.1023/A:1026560922731</w:t>
        </w:r>
      </w:hyperlink>
    </w:p>
    <w:p w14:paraId="57548522" w14:textId="77777777" w:rsidR="007145A4" w:rsidRPr="00426EA8" w:rsidRDefault="005D10FE">
      <w:pPr>
        <w:pStyle w:val="Bibliografia"/>
        <w:rPr>
          <w:rFonts w:ascii="Times New Roman" w:hAnsi="Times New Roman" w:cs="Times New Roman"/>
        </w:rPr>
      </w:pPr>
      <w:bookmarkStart w:id="103" w:name="ref-lê2008"/>
      <w:bookmarkEnd w:id="102"/>
      <w:r w:rsidRPr="00426EA8">
        <w:rPr>
          <w:rFonts w:ascii="Times New Roman" w:hAnsi="Times New Roman" w:cs="Times New Roman"/>
        </w:rPr>
        <w:t xml:space="preserve">Lê, S., Josse, J., &amp; Husson, F. (2008). FactoMineR: An r package for multivariate analysis. </w:t>
      </w:r>
      <w:r w:rsidRPr="00426EA8">
        <w:rPr>
          <w:rFonts w:ascii="Times New Roman" w:hAnsi="Times New Roman" w:cs="Times New Roman"/>
          <w:i/>
          <w:iCs/>
        </w:rPr>
        <w:t>Journal of Statistical Software</w:t>
      </w:r>
      <w:r w:rsidRPr="00426EA8">
        <w:rPr>
          <w:rFonts w:ascii="Times New Roman" w:hAnsi="Times New Roman" w:cs="Times New Roman"/>
        </w:rPr>
        <w:t xml:space="preserve">, </w:t>
      </w:r>
      <w:r w:rsidRPr="00426EA8">
        <w:rPr>
          <w:rFonts w:ascii="Times New Roman" w:hAnsi="Times New Roman" w:cs="Times New Roman"/>
          <w:i/>
          <w:iCs/>
        </w:rPr>
        <w:t>25</w:t>
      </w:r>
      <w:r w:rsidRPr="00426EA8">
        <w:rPr>
          <w:rFonts w:ascii="Times New Roman" w:hAnsi="Times New Roman" w:cs="Times New Roman"/>
        </w:rPr>
        <w:t>(1), 1–18.</w:t>
      </w:r>
    </w:p>
    <w:p w14:paraId="57548523" w14:textId="77777777" w:rsidR="007145A4" w:rsidRPr="00426EA8" w:rsidRDefault="005D10FE">
      <w:pPr>
        <w:pStyle w:val="Bibliografia"/>
        <w:rPr>
          <w:rFonts w:ascii="Times New Roman" w:hAnsi="Times New Roman" w:cs="Times New Roman"/>
        </w:rPr>
      </w:pPr>
      <w:bookmarkStart w:id="104" w:name="ref-legendre1998"/>
      <w:bookmarkEnd w:id="103"/>
      <w:r w:rsidRPr="00426EA8">
        <w:rPr>
          <w:rFonts w:ascii="Times New Roman" w:hAnsi="Times New Roman" w:cs="Times New Roman"/>
        </w:rPr>
        <w:t xml:space="preserve">Legendre, P., &amp; Legendre, L. (1998). </w:t>
      </w:r>
      <w:r w:rsidRPr="00426EA8">
        <w:rPr>
          <w:rFonts w:ascii="Times New Roman" w:hAnsi="Times New Roman" w:cs="Times New Roman"/>
          <w:i/>
          <w:iCs/>
        </w:rPr>
        <w:t>Numerical ecology</w:t>
      </w:r>
      <w:r w:rsidRPr="00426EA8">
        <w:rPr>
          <w:rFonts w:ascii="Times New Roman" w:hAnsi="Times New Roman" w:cs="Times New Roman"/>
        </w:rPr>
        <w:t xml:space="preserve"> (2nd English ed).</w:t>
      </w:r>
    </w:p>
    <w:p w14:paraId="57548524" w14:textId="1AEDFB49" w:rsidR="007145A4" w:rsidRPr="00426EA8" w:rsidRDefault="005D10FE">
      <w:pPr>
        <w:pStyle w:val="Bibliografia"/>
        <w:rPr>
          <w:rFonts w:ascii="Times New Roman" w:hAnsi="Times New Roman" w:cs="Times New Roman"/>
        </w:rPr>
      </w:pPr>
      <w:bookmarkStart w:id="105" w:name="ref-macêdo2019"/>
      <w:bookmarkEnd w:id="104"/>
      <w:r w:rsidRPr="003D56A5">
        <w:rPr>
          <w:rFonts w:ascii="Times New Roman" w:hAnsi="Times New Roman" w:cs="Times New Roman"/>
          <w:lang w:val="pt-BR"/>
        </w:rPr>
        <w:t xml:space="preserve">Macêdo, A. K. S., Da Silva, J. R. P., Dos Santos, H. B., Thomé, R. G., Vendel, A. L., &amp; Amado, E. M. (2019). </w:t>
      </w:r>
      <w:r w:rsidRPr="00426EA8">
        <w:rPr>
          <w:rFonts w:ascii="Times New Roman" w:hAnsi="Times New Roman" w:cs="Times New Roman"/>
        </w:rPr>
        <w:t xml:space="preserve">Estuarine fish assemblages present a species-specific difference in the multixenobiotics resistance activity. </w:t>
      </w:r>
      <w:r w:rsidRPr="00426EA8">
        <w:rPr>
          <w:rFonts w:ascii="Times New Roman" w:hAnsi="Times New Roman" w:cs="Times New Roman"/>
          <w:i/>
          <w:iCs/>
        </w:rPr>
        <w:t>Journal of Experimental Zoology Part A: Ecological and Integrative Physiology</w:t>
      </w:r>
      <w:r w:rsidRPr="00426EA8">
        <w:rPr>
          <w:rFonts w:ascii="Times New Roman" w:hAnsi="Times New Roman" w:cs="Times New Roman"/>
        </w:rPr>
        <w:t xml:space="preserve">, </w:t>
      </w:r>
      <w:r w:rsidRPr="00426EA8">
        <w:rPr>
          <w:rFonts w:ascii="Times New Roman" w:hAnsi="Times New Roman" w:cs="Times New Roman"/>
          <w:i/>
          <w:iCs/>
        </w:rPr>
        <w:t>331</w:t>
      </w:r>
      <w:r w:rsidRPr="00426EA8">
        <w:rPr>
          <w:rFonts w:ascii="Times New Roman" w:hAnsi="Times New Roman" w:cs="Times New Roman"/>
        </w:rPr>
        <w:t xml:space="preserve">(10), 530–539. </w:t>
      </w:r>
      <w:hyperlink r:id="rId28">
        <w:r w:rsidRPr="00426EA8">
          <w:rPr>
            <w:rFonts w:ascii="Times New Roman" w:hAnsi="Times New Roman" w:cs="Times New Roman"/>
          </w:rPr>
          <w:t>https://doi.org/10.1002/jez.2320</w:t>
        </w:r>
      </w:hyperlink>
    </w:p>
    <w:p w14:paraId="57548525" w14:textId="791C9260" w:rsidR="007145A4" w:rsidRPr="00426EA8" w:rsidRDefault="005D10FE">
      <w:pPr>
        <w:pStyle w:val="Bibliografia"/>
        <w:rPr>
          <w:rFonts w:ascii="Times New Roman" w:hAnsi="Times New Roman" w:cs="Times New Roman"/>
        </w:rPr>
      </w:pPr>
      <w:bookmarkStart w:id="106" w:name="ref-mackereth1978"/>
      <w:bookmarkEnd w:id="105"/>
      <w:r w:rsidRPr="00426EA8">
        <w:rPr>
          <w:rFonts w:ascii="Times New Roman" w:hAnsi="Times New Roman" w:cs="Times New Roman"/>
        </w:rPr>
        <w:lastRenderedPageBreak/>
        <w:t>Mackereth, F. J. H., Heron, J., &amp; Talling, J. F. (1978). Water analysis: Some revised methods for limnologists.</w:t>
      </w:r>
      <w:r w:rsidR="003D56A5">
        <w:rPr>
          <w:rFonts w:ascii="Times New Roman" w:hAnsi="Times New Roman" w:cs="Times New Roman"/>
        </w:rPr>
        <w:t xml:space="preserve"> </w:t>
      </w:r>
      <w:r w:rsidRPr="00426EA8">
        <w:rPr>
          <w:rFonts w:ascii="Times New Roman" w:hAnsi="Times New Roman" w:cs="Times New Roman"/>
        </w:rPr>
        <w:t>(</w:t>
      </w:r>
      <w:r w:rsidR="003D56A5">
        <w:rPr>
          <w:rFonts w:ascii="Times New Roman" w:hAnsi="Times New Roman" w:cs="Times New Roman"/>
        </w:rPr>
        <w:t>S</w:t>
      </w:r>
      <w:r w:rsidRPr="00426EA8">
        <w:rPr>
          <w:rFonts w:ascii="Times New Roman" w:hAnsi="Times New Roman" w:cs="Times New Roman"/>
        </w:rPr>
        <w:t xml:space="preserve">cientific publication n. 36) freshwater biological association. </w:t>
      </w:r>
      <w:r w:rsidRPr="00426EA8">
        <w:rPr>
          <w:rFonts w:ascii="Times New Roman" w:hAnsi="Times New Roman" w:cs="Times New Roman"/>
          <w:i/>
          <w:iCs/>
        </w:rPr>
        <w:t>Cumbria and Dorset, England</w:t>
      </w:r>
      <w:r w:rsidRPr="00426EA8">
        <w:rPr>
          <w:rFonts w:ascii="Times New Roman" w:hAnsi="Times New Roman" w:cs="Times New Roman"/>
        </w:rPr>
        <w:t>.</w:t>
      </w:r>
    </w:p>
    <w:p w14:paraId="57548526" w14:textId="138E5682" w:rsidR="007145A4" w:rsidRPr="003D56A5" w:rsidRDefault="005D10FE">
      <w:pPr>
        <w:pStyle w:val="Bibliografia"/>
        <w:rPr>
          <w:rFonts w:ascii="Times New Roman" w:hAnsi="Times New Roman" w:cs="Times New Roman"/>
          <w:lang w:val="pt-BR"/>
        </w:rPr>
      </w:pPr>
      <w:bookmarkStart w:id="107" w:name="ref-maitland1990"/>
      <w:bookmarkEnd w:id="106"/>
      <w:r w:rsidRPr="00426EA8">
        <w:rPr>
          <w:rFonts w:ascii="Times New Roman" w:hAnsi="Times New Roman" w:cs="Times New Roman"/>
        </w:rPr>
        <w:t xml:space="preserve">Maitland, P. S. (1990). </w:t>
      </w:r>
      <w:r w:rsidRPr="00426EA8">
        <w:rPr>
          <w:rFonts w:ascii="Times New Roman" w:hAnsi="Times New Roman" w:cs="Times New Roman"/>
          <w:i/>
          <w:iCs/>
        </w:rPr>
        <w:t>Field studies: Sampling in freshwaters</w:t>
      </w:r>
      <w:r w:rsidRPr="00426EA8">
        <w:rPr>
          <w:rFonts w:ascii="Times New Roman" w:hAnsi="Times New Roman" w:cs="Times New Roman"/>
        </w:rPr>
        <w:t xml:space="preserve"> (pp. 123–148). </w:t>
      </w:r>
      <w:r w:rsidRPr="003D56A5">
        <w:rPr>
          <w:rFonts w:ascii="Times New Roman" w:hAnsi="Times New Roman" w:cs="Times New Roman"/>
          <w:lang w:val="pt-BR"/>
        </w:rPr>
        <w:t xml:space="preserve">Springer US. </w:t>
      </w:r>
      <w:hyperlink r:id="rId29">
        <w:r w:rsidRPr="003D56A5">
          <w:rPr>
            <w:rFonts w:ascii="Times New Roman" w:hAnsi="Times New Roman" w:cs="Times New Roman"/>
            <w:lang w:val="pt-BR"/>
          </w:rPr>
          <w:t>https://doi.org/10.1007/978-1-4613-0501-9_5</w:t>
        </w:r>
      </w:hyperlink>
    </w:p>
    <w:p w14:paraId="57548527" w14:textId="71A5B259" w:rsidR="007145A4" w:rsidRPr="00426EA8" w:rsidRDefault="005D10FE">
      <w:pPr>
        <w:pStyle w:val="Bibliografia"/>
        <w:rPr>
          <w:rFonts w:ascii="Times New Roman" w:hAnsi="Times New Roman" w:cs="Times New Roman"/>
        </w:rPr>
      </w:pPr>
      <w:bookmarkStart w:id="108" w:name="ref-malabarba2006"/>
      <w:bookmarkEnd w:id="107"/>
      <w:r w:rsidRPr="003D56A5">
        <w:rPr>
          <w:rFonts w:ascii="Times New Roman" w:hAnsi="Times New Roman" w:cs="Times New Roman"/>
          <w:lang w:val="pt-BR"/>
        </w:rPr>
        <w:t xml:space="preserve">Malabarba, L. R. (2006). Peixes de riachos da mata atlântica nas unidades de conservação do vale do rio </w:t>
      </w:r>
      <w:r w:rsidR="003D56A5">
        <w:rPr>
          <w:rFonts w:ascii="Times New Roman" w:hAnsi="Times New Roman" w:cs="Times New Roman"/>
          <w:lang w:val="pt-BR"/>
        </w:rPr>
        <w:t>R</w:t>
      </w:r>
      <w:r w:rsidRPr="003D56A5">
        <w:rPr>
          <w:rFonts w:ascii="Times New Roman" w:hAnsi="Times New Roman" w:cs="Times New Roman"/>
          <w:lang w:val="pt-BR"/>
        </w:rPr>
        <w:t xml:space="preserve">ibeira de </w:t>
      </w:r>
      <w:r w:rsidR="003D56A5">
        <w:rPr>
          <w:rFonts w:ascii="Times New Roman" w:hAnsi="Times New Roman" w:cs="Times New Roman"/>
          <w:lang w:val="pt-BR"/>
        </w:rPr>
        <w:t>I</w:t>
      </w:r>
      <w:r w:rsidRPr="003D56A5">
        <w:rPr>
          <w:rFonts w:ascii="Times New Roman" w:hAnsi="Times New Roman" w:cs="Times New Roman"/>
          <w:lang w:val="pt-BR"/>
        </w:rPr>
        <w:t xml:space="preserve">guape no estado de </w:t>
      </w:r>
      <w:r w:rsidR="003D56A5">
        <w:rPr>
          <w:rFonts w:ascii="Times New Roman" w:hAnsi="Times New Roman" w:cs="Times New Roman"/>
          <w:lang w:val="pt-BR"/>
        </w:rPr>
        <w:t>S</w:t>
      </w:r>
      <w:r w:rsidRPr="003D56A5">
        <w:rPr>
          <w:rFonts w:ascii="Times New Roman" w:hAnsi="Times New Roman" w:cs="Times New Roman"/>
          <w:lang w:val="pt-BR"/>
        </w:rPr>
        <w:t xml:space="preserve">ão </w:t>
      </w:r>
      <w:r w:rsidR="003D56A5" w:rsidRPr="003D56A5">
        <w:rPr>
          <w:rFonts w:ascii="Times New Roman" w:hAnsi="Times New Roman" w:cs="Times New Roman"/>
          <w:lang w:val="pt-BR"/>
        </w:rPr>
        <w:t>Paulo</w:t>
      </w:r>
      <w:r w:rsidRPr="003D56A5">
        <w:rPr>
          <w:rFonts w:ascii="Times New Roman" w:hAnsi="Times New Roman" w:cs="Times New Roman"/>
          <w:lang w:val="pt-BR"/>
        </w:rPr>
        <w:t xml:space="preserve">. </w:t>
      </w:r>
      <w:r w:rsidRPr="00426EA8">
        <w:rPr>
          <w:rFonts w:ascii="Times New Roman" w:hAnsi="Times New Roman" w:cs="Times New Roman"/>
          <w:i/>
          <w:iCs/>
        </w:rPr>
        <w:t>Neotropical Ichthyology</w:t>
      </w:r>
      <w:r w:rsidRPr="00426EA8">
        <w:rPr>
          <w:rFonts w:ascii="Times New Roman" w:hAnsi="Times New Roman" w:cs="Times New Roman"/>
        </w:rPr>
        <w:t xml:space="preserve">, </w:t>
      </w:r>
      <w:r w:rsidRPr="00426EA8">
        <w:rPr>
          <w:rFonts w:ascii="Times New Roman" w:hAnsi="Times New Roman" w:cs="Times New Roman"/>
          <w:i/>
          <w:iCs/>
        </w:rPr>
        <w:t>4</w:t>
      </w:r>
      <w:r w:rsidRPr="00426EA8">
        <w:rPr>
          <w:rFonts w:ascii="Times New Roman" w:hAnsi="Times New Roman" w:cs="Times New Roman"/>
        </w:rPr>
        <w:t xml:space="preserve">(3), 377–377. </w:t>
      </w:r>
      <w:hyperlink r:id="rId30">
        <w:r w:rsidRPr="00426EA8">
          <w:rPr>
            <w:rFonts w:ascii="Times New Roman" w:hAnsi="Times New Roman" w:cs="Times New Roman"/>
          </w:rPr>
          <w:t>https://doi.org/10.1590/S1679-62252006000300012</w:t>
        </w:r>
      </w:hyperlink>
    </w:p>
    <w:p w14:paraId="57548528" w14:textId="615294E9" w:rsidR="007145A4" w:rsidRPr="00426EA8" w:rsidRDefault="005D10FE">
      <w:pPr>
        <w:pStyle w:val="Bibliografia"/>
        <w:rPr>
          <w:rFonts w:ascii="Times New Roman" w:hAnsi="Times New Roman" w:cs="Times New Roman"/>
        </w:rPr>
      </w:pPr>
      <w:bookmarkStart w:id="109" w:name="ref-theatla2021"/>
      <w:bookmarkEnd w:id="108"/>
      <w:r w:rsidRPr="00426EA8">
        <w:rPr>
          <w:rFonts w:ascii="Times New Roman" w:hAnsi="Times New Roman" w:cs="Times New Roman"/>
        </w:rPr>
        <w:t xml:space="preserve">Marques, M. C. M., &amp; Grelle, C. E. V. (Eds.). (2021). </w:t>
      </w:r>
      <w:r w:rsidRPr="00426EA8">
        <w:rPr>
          <w:rFonts w:ascii="Times New Roman" w:hAnsi="Times New Roman" w:cs="Times New Roman"/>
          <w:i/>
          <w:iCs/>
        </w:rPr>
        <w:t xml:space="preserve">The </w:t>
      </w:r>
      <w:r w:rsidR="003D56A5" w:rsidRPr="00426EA8">
        <w:rPr>
          <w:rFonts w:ascii="Times New Roman" w:hAnsi="Times New Roman" w:cs="Times New Roman"/>
          <w:i/>
          <w:iCs/>
        </w:rPr>
        <w:t>Atlantic</w:t>
      </w:r>
      <w:r w:rsidRPr="00426EA8">
        <w:rPr>
          <w:rFonts w:ascii="Times New Roman" w:hAnsi="Times New Roman" w:cs="Times New Roman"/>
          <w:i/>
          <w:iCs/>
        </w:rPr>
        <w:t xml:space="preserve"> </w:t>
      </w:r>
      <w:r w:rsidR="003D56A5">
        <w:rPr>
          <w:rFonts w:ascii="Times New Roman" w:hAnsi="Times New Roman" w:cs="Times New Roman"/>
          <w:i/>
          <w:iCs/>
        </w:rPr>
        <w:t>F</w:t>
      </w:r>
      <w:r w:rsidRPr="00426EA8">
        <w:rPr>
          <w:rFonts w:ascii="Times New Roman" w:hAnsi="Times New Roman" w:cs="Times New Roman"/>
          <w:i/>
          <w:iCs/>
        </w:rPr>
        <w:t>orest: History, biodiversity, threats and opportunities of the mega-diverse forest</w:t>
      </w:r>
      <w:r w:rsidRPr="00426EA8">
        <w:rPr>
          <w:rFonts w:ascii="Times New Roman" w:hAnsi="Times New Roman" w:cs="Times New Roman"/>
        </w:rPr>
        <w:t xml:space="preserve">. Springer International Publishing. </w:t>
      </w:r>
      <w:hyperlink r:id="rId31">
        <w:r w:rsidRPr="00426EA8">
          <w:rPr>
            <w:rFonts w:ascii="Times New Roman" w:hAnsi="Times New Roman" w:cs="Times New Roman"/>
          </w:rPr>
          <w:t>https://doi.org/10.1007/978-3-030-55322-7</w:t>
        </w:r>
      </w:hyperlink>
    </w:p>
    <w:p w14:paraId="57548529" w14:textId="28F0C62F" w:rsidR="007145A4" w:rsidRPr="00426EA8" w:rsidRDefault="005D10FE">
      <w:pPr>
        <w:pStyle w:val="Bibliografia"/>
        <w:rPr>
          <w:rFonts w:ascii="Times New Roman" w:hAnsi="Times New Roman" w:cs="Times New Roman"/>
        </w:rPr>
      </w:pPr>
      <w:bookmarkStart w:id="110" w:name="ref-marques2021"/>
      <w:bookmarkEnd w:id="109"/>
      <w:r w:rsidRPr="00426EA8">
        <w:rPr>
          <w:rFonts w:ascii="Times New Roman" w:hAnsi="Times New Roman" w:cs="Times New Roman"/>
        </w:rPr>
        <w:t xml:space="preserve">Marques, M. C. M., Trindade, W., Bohn, A., &amp; Grelle, C. E. V. (2021). </w:t>
      </w:r>
      <w:r w:rsidRPr="00426EA8">
        <w:rPr>
          <w:rFonts w:ascii="Times New Roman" w:hAnsi="Times New Roman" w:cs="Times New Roman"/>
          <w:i/>
          <w:iCs/>
        </w:rPr>
        <w:t xml:space="preserve">The </w:t>
      </w:r>
      <w:r w:rsidR="003D56A5" w:rsidRPr="00426EA8">
        <w:rPr>
          <w:rFonts w:ascii="Times New Roman" w:hAnsi="Times New Roman" w:cs="Times New Roman"/>
          <w:i/>
          <w:iCs/>
        </w:rPr>
        <w:t>Atlantic</w:t>
      </w:r>
      <w:r w:rsidRPr="00426EA8">
        <w:rPr>
          <w:rFonts w:ascii="Times New Roman" w:hAnsi="Times New Roman" w:cs="Times New Roman"/>
          <w:i/>
          <w:iCs/>
        </w:rPr>
        <w:t xml:space="preserve"> </w:t>
      </w:r>
      <w:r w:rsidR="003D56A5">
        <w:rPr>
          <w:rFonts w:ascii="Times New Roman" w:hAnsi="Times New Roman" w:cs="Times New Roman"/>
          <w:i/>
          <w:iCs/>
        </w:rPr>
        <w:t>F</w:t>
      </w:r>
      <w:r w:rsidRPr="00426EA8">
        <w:rPr>
          <w:rFonts w:ascii="Times New Roman" w:hAnsi="Times New Roman" w:cs="Times New Roman"/>
          <w:i/>
          <w:iCs/>
        </w:rPr>
        <w:t xml:space="preserve">orest: An introduction to the megadiverse forest of </w:t>
      </w:r>
      <w:r w:rsidR="003D56A5">
        <w:rPr>
          <w:rFonts w:ascii="Times New Roman" w:hAnsi="Times New Roman" w:cs="Times New Roman"/>
          <w:i/>
          <w:iCs/>
        </w:rPr>
        <w:t>S</w:t>
      </w:r>
      <w:r w:rsidRPr="00426EA8">
        <w:rPr>
          <w:rFonts w:ascii="Times New Roman" w:hAnsi="Times New Roman" w:cs="Times New Roman"/>
          <w:i/>
          <w:iCs/>
        </w:rPr>
        <w:t xml:space="preserve">outh </w:t>
      </w:r>
      <w:r w:rsidR="003D56A5" w:rsidRPr="00426EA8">
        <w:rPr>
          <w:rFonts w:ascii="Times New Roman" w:hAnsi="Times New Roman" w:cs="Times New Roman"/>
          <w:i/>
          <w:iCs/>
        </w:rPr>
        <w:t>America</w:t>
      </w:r>
      <w:r w:rsidRPr="00426EA8">
        <w:rPr>
          <w:rFonts w:ascii="Times New Roman" w:hAnsi="Times New Roman" w:cs="Times New Roman"/>
        </w:rPr>
        <w:t xml:space="preserve"> (M. C. M. Marques &amp; C. E. V. Grelle, Eds.; pp. 3–23). Springer International Publishing. </w:t>
      </w:r>
      <w:hyperlink r:id="rId32">
        <w:r w:rsidRPr="00426EA8">
          <w:rPr>
            <w:rFonts w:ascii="Times New Roman" w:hAnsi="Times New Roman" w:cs="Times New Roman"/>
          </w:rPr>
          <w:t>https://doi.org/10.1007/978-3-030-55322-7_1</w:t>
        </w:r>
      </w:hyperlink>
    </w:p>
    <w:p w14:paraId="5754852A" w14:textId="77777777" w:rsidR="007145A4" w:rsidRPr="00426EA8" w:rsidRDefault="005D10FE">
      <w:pPr>
        <w:pStyle w:val="Bibliografia"/>
        <w:rPr>
          <w:rFonts w:ascii="Times New Roman" w:hAnsi="Times New Roman" w:cs="Times New Roman"/>
        </w:rPr>
      </w:pPr>
      <w:bookmarkStart w:id="111" w:name="ref-mccune2002"/>
      <w:bookmarkEnd w:id="110"/>
      <w:r w:rsidRPr="00426EA8">
        <w:rPr>
          <w:rFonts w:ascii="Times New Roman" w:hAnsi="Times New Roman" w:cs="Times New Roman"/>
        </w:rPr>
        <w:t xml:space="preserve">McCune, B., &amp; Grace, J. B. (2002). </w:t>
      </w:r>
      <w:r w:rsidRPr="00426EA8">
        <w:rPr>
          <w:rFonts w:ascii="Times New Roman" w:hAnsi="Times New Roman" w:cs="Times New Roman"/>
          <w:i/>
          <w:iCs/>
        </w:rPr>
        <w:t>Analysis of ecological communities</w:t>
      </w:r>
      <w:r w:rsidRPr="00426EA8">
        <w:rPr>
          <w:rFonts w:ascii="Times New Roman" w:hAnsi="Times New Roman" w:cs="Times New Roman"/>
        </w:rPr>
        <w:t>. MjM Software Design.</w:t>
      </w:r>
    </w:p>
    <w:p w14:paraId="5754852B" w14:textId="771181CD" w:rsidR="007145A4" w:rsidRPr="00426EA8" w:rsidRDefault="005D10FE">
      <w:pPr>
        <w:pStyle w:val="Bibliografia"/>
        <w:rPr>
          <w:rFonts w:ascii="Times New Roman" w:hAnsi="Times New Roman" w:cs="Times New Roman"/>
        </w:rPr>
      </w:pPr>
      <w:bookmarkStart w:id="112" w:name="ref-medeiros2025"/>
      <w:bookmarkEnd w:id="111"/>
      <w:r w:rsidRPr="003D56A5">
        <w:rPr>
          <w:rFonts w:ascii="Times New Roman" w:hAnsi="Times New Roman" w:cs="Times New Roman"/>
          <w:lang w:val="pt-BR"/>
        </w:rPr>
        <w:t xml:space="preserve">Medeiros, E. S. F., Monteiro, M. M. D. S., Lustosa-Costa, S. Y., Falkenberg, J. M., &amp; Anselmo Ramos, T. P. (2025). </w:t>
      </w:r>
      <w:r w:rsidRPr="00426EA8">
        <w:rPr>
          <w:rFonts w:ascii="Times New Roman" w:hAnsi="Times New Roman" w:cs="Times New Roman"/>
        </w:rPr>
        <w:t xml:space="preserve">Development of lip protrusion in trahira, </w:t>
      </w:r>
      <w:r w:rsidR="003D56A5" w:rsidRPr="003D56A5">
        <w:rPr>
          <w:rFonts w:ascii="Times New Roman" w:hAnsi="Times New Roman" w:cs="Times New Roman"/>
          <w:i/>
          <w:iCs/>
        </w:rPr>
        <w:t>H</w:t>
      </w:r>
      <w:r w:rsidRPr="003D56A5">
        <w:rPr>
          <w:rFonts w:ascii="Times New Roman" w:hAnsi="Times New Roman" w:cs="Times New Roman"/>
          <w:i/>
          <w:iCs/>
        </w:rPr>
        <w:t>oplias malabaricus</w:t>
      </w:r>
      <w:r w:rsidRPr="00426EA8">
        <w:rPr>
          <w:rFonts w:ascii="Times New Roman" w:hAnsi="Times New Roman" w:cs="Times New Roman"/>
        </w:rPr>
        <w:t xml:space="preserve"> (</w:t>
      </w:r>
      <w:r w:rsidR="003D56A5">
        <w:rPr>
          <w:rFonts w:ascii="Times New Roman" w:hAnsi="Times New Roman" w:cs="Times New Roman"/>
        </w:rPr>
        <w:t>B</w:t>
      </w:r>
      <w:r w:rsidRPr="00426EA8">
        <w:rPr>
          <w:rFonts w:ascii="Times New Roman" w:hAnsi="Times New Roman" w:cs="Times New Roman"/>
        </w:rPr>
        <w:t xml:space="preserve">loch, 1794), associated with aquatic surface respiration. </w:t>
      </w:r>
      <w:r w:rsidRPr="00426EA8">
        <w:rPr>
          <w:rFonts w:ascii="Times New Roman" w:hAnsi="Times New Roman" w:cs="Times New Roman"/>
          <w:i/>
          <w:iCs/>
        </w:rPr>
        <w:t>Neotropical Biology and Conservation</w:t>
      </w:r>
      <w:r w:rsidRPr="00426EA8">
        <w:rPr>
          <w:rFonts w:ascii="Times New Roman" w:hAnsi="Times New Roman" w:cs="Times New Roman"/>
        </w:rPr>
        <w:t xml:space="preserve">, </w:t>
      </w:r>
      <w:r w:rsidRPr="00426EA8">
        <w:rPr>
          <w:rFonts w:ascii="Times New Roman" w:hAnsi="Times New Roman" w:cs="Times New Roman"/>
          <w:i/>
          <w:iCs/>
        </w:rPr>
        <w:t>20</w:t>
      </w:r>
      <w:r w:rsidRPr="00426EA8">
        <w:rPr>
          <w:rFonts w:ascii="Times New Roman" w:hAnsi="Times New Roman" w:cs="Times New Roman"/>
        </w:rPr>
        <w:t xml:space="preserve">(2), 103–113. </w:t>
      </w:r>
      <w:hyperlink r:id="rId33">
        <w:r w:rsidRPr="00426EA8">
          <w:rPr>
            <w:rFonts w:ascii="Times New Roman" w:hAnsi="Times New Roman" w:cs="Times New Roman"/>
          </w:rPr>
          <w:t>https://doi.org/10.3897/neotropical.20.e146972</w:t>
        </w:r>
      </w:hyperlink>
    </w:p>
    <w:p w14:paraId="5754852C" w14:textId="2562AAA0" w:rsidR="007145A4" w:rsidRPr="003D56A5" w:rsidRDefault="005D10FE">
      <w:pPr>
        <w:pStyle w:val="Bibliografia"/>
        <w:rPr>
          <w:rFonts w:ascii="Times New Roman" w:hAnsi="Times New Roman" w:cs="Times New Roman"/>
          <w:lang w:val="pt-BR"/>
        </w:rPr>
      </w:pPr>
      <w:bookmarkStart w:id="113" w:name="ref-medeiros2024"/>
      <w:bookmarkEnd w:id="112"/>
      <w:r w:rsidRPr="00426EA8">
        <w:rPr>
          <w:rFonts w:ascii="Times New Roman" w:hAnsi="Times New Roman" w:cs="Times New Roman"/>
        </w:rPr>
        <w:t xml:space="preserve">Medeiros, E. S. F., Silva, M. J. D., Ramos, T. P. A., &amp; Ramos, R. T. C. (2024). Environmental variables as predictors of fish community composition in semiarid aquatic systems. </w:t>
      </w:r>
      <w:r w:rsidRPr="003D56A5">
        <w:rPr>
          <w:rFonts w:ascii="Times New Roman" w:hAnsi="Times New Roman" w:cs="Times New Roman"/>
          <w:i/>
          <w:iCs/>
          <w:lang w:val="pt-BR"/>
        </w:rPr>
        <w:t>Acta Limnologica Brasiliensia</w:t>
      </w:r>
      <w:r w:rsidRPr="003D56A5">
        <w:rPr>
          <w:rFonts w:ascii="Times New Roman" w:hAnsi="Times New Roman" w:cs="Times New Roman"/>
          <w:lang w:val="pt-BR"/>
        </w:rPr>
        <w:t xml:space="preserve">, </w:t>
      </w:r>
      <w:r w:rsidRPr="003D56A5">
        <w:rPr>
          <w:rFonts w:ascii="Times New Roman" w:hAnsi="Times New Roman" w:cs="Times New Roman"/>
          <w:i/>
          <w:iCs/>
          <w:lang w:val="pt-BR"/>
        </w:rPr>
        <w:t>36</w:t>
      </w:r>
      <w:r w:rsidRPr="003D56A5">
        <w:rPr>
          <w:rFonts w:ascii="Times New Roman" w:hAnsi="Times New Roman" w:cs="Times New Roman"/>
          <w:lang w:val="pt-BR"/>
        </w:rPr>
        <w:t xml:space="preserve">, e4. </w:t>
      </w:r>
      <w:r>
        <w:fldChar w:fldCharType="begin"/>
      </w:r>
      <w:r w:rsidRPr="006B76DB">
        <w:rPr>
          <w:lang w:val="pt-BR"/>
          <w:rPrChange w:id="114" w:author="Enelise Amado" w:date="2026-09-01T11:17:00Z" w16du:dateUtc="2026-09-01T14:17:00Z">
            <w:rPr/>
          </w:rPrChange>
        </w:rPr>
        <w:instrText>HYPERLINK "https://doi.org/10.1590/s2179-975x3023" \h</w:instrText>
      </w:r>
      <w:r>
        <w:fldChar w:fldCharType="separate"/>
      </w:r>
      <w:r w:rsidRPr="003D56A5">
        <w:rPr>
          <w:rFonts w:ascii="Times New Roman" w:hAnsi="Times New Roman" w:cs="Times New Roman"/>
          <w:lang w:val="pt-BR"/>
        </w:rPr>
        <w:t>https://doi.org/10.1590/s2179-975x3023</w:t>
      </w:r>
      <w:r>
        <w:fldChar w:fldCharType="end"/>
      </w:r>
    </w:p>
    <w:p w14:paraId="5754852D" w14:textId="114D6FD6" w:rsidR="007145A4" w:rsidRPr="00426EA8" w:rsidRDefault="005D10FE">
      <w:pPr>
        <w:pStyle w:val="Bibliografia"/>
        <w:rPr>
          <w:rFonts w:ascii="Times New Roman" w:hAnsi="Times New Roman" w:cs="Times New Roman"/>
        </w:rPr>
      </w:pPr>
      <w:bookmarkStart w:id="115" w:name="ref-medeiros2010"/>
      <w:bookmarkEnd w:id="113"/>
      <w:r w:rsidRPr="003D56A5">
        <w:rPr>
          <w:rFonts w:ascii="Times New Roman" w:hAnsi="Times New Roman" w:cs="Times New Roman"/>
          <w:lang w:val="pt-BR"/>
        </w:rPr>
        <w:lastRenderedPageBreak/>
        <w:t xml:space="preserve">Medeiros, E. S. F., Silva, M., Figueiredo, B., Ramos, T., &amp; Ramos, R. (2010). </w:t>
      </w:r>
      <w:r w:rsidRPr="00426EA8">
        <w:rPr>
          <w:rFonts w:ascii="Times New Roman" w:hAnsi="Times New Roman" w:cs="Times New Roman"/>
        </w:rPr>
        <w:t xml:space="preserve">Effects of fishing technique on assessing species composition in aquatic systems in semi-arid </w:t>
      </w:r>
      <w:r w:rsidR="003D56A5" w:rsidRPr="00426EA8">
        <w:rPr>
          <w:rFonts w:ascii="Times New Roman" w:hAnsi="Times New Roman" w:cs="Times New Roman"/>
        </w:rPr>
        <w:t>Brazil</w:t>
      </w:r>
      <w:r w:rsidRPr="00426EA8">
        <w:rPr>
          <w:rFonts w:ascii="Times New Roman" w:hAnsi="Times New Roman" w:cs="Times New Roman"/>
        </w:rPr>
        <w:t xml:space="preserve">. </w:t>
      </w:r>
      <w:r w:rsidRPr="00426EA8">
        <w:rPr>
          <w:rFonts w:ascii="Times New Roman" w:hAnsi="Times New Roman" w:cs="Times New Roman"/>
          <w:i/>
          <w:iCs/>
        </w:rPr>
        <w:t>Brazilian Journal of Biology</w:t>
      </w:r>
      <w:r w:rsidRPr="00426EA8">
        <w:rPr>
          <w:rFonts w:ascii="Times New Roman" w:hAnsi="Times New Roman" w:cs="Times New Roman"/>
        </w:rPr>
        <w:t xml:space="preserve">, </w:t>
      </w:r>
      <w:r w:rsidRPr="00426EA8">
        <w:rPr>
          <w:rFonts w:ascii="Times New Roman" w:hAnsi="Times New Roman" w:cs="Times New Roman"/>
          <w:i/>
          <w:iCs/>
        </w:rPr>
        <w:t>70</w:t>
      </w:r>
      <w:r w:rsidRPr="00426EA8">
        <w:rPr>
          <w:rFonts w:ascii="Times New Roman" w:hAnsi="Times New Roman" w:cs="Times New Roman"/>
        </w:rPr>
        <w:t xml:space="preserve">, 255–262. </w:t>
      </w:r>
      <w:hyperlink r:id="rId34">
        <w:r w:rsidRPr="00426EA8">
          <w:rPr>
            <w:rFonts w:ascii="Times New Roman" w:hAnsi="Times New Roman" w:cs="Times New Roman"/>
          </w:rPr>
          <w:t>https://doi.org/10.1590/S1519-69842010000200004</w:t>
        </w:r>
      </w:hyperlink>
    </w:p>
    <w:p w14:paraId="5754852E" w14:textId="09AFF599" w:rsidR="007145A4" w:rsidRPr="00426EA8" w:rsidRDefault="005D10FE">
      <w:pPr>
        <w:pStyle w:val="Bibliografia"/>
        <w:rPr>
          <w:rFonts w:ascii="Times New Roman" w:hAnsi="Times New Roman" w:cs="Times New Roman"/>
        </w:rPr>
      </w:pPr>
      <w:bookmarkStart w:id="116" w:name="ref-medeiros2008"/>
      <w:bookmarkEnd w:id="115"/>
      <w:r w:rsidRPr="00426EA8">
        <w:rPr>
          <w:rFonts w:ascii="Times New Roman" w:hAnsi="Times New Roman" w:cs="Times New Roman"/>
        </w:rPr>
        <w:t xml:space="preserve">Medeiros, E. S. F., Silva, M. J., &amp; Ramos, R. T. C. (2008). Application of catchment- and local-scale variables for aquatic habitat characterization and assessment in the </w:t>
      </w:r>
      <w:r w:rsidR="003D56A5" w:rsidRPr="00426EA8">
        <w:rPr>
          <w:rFonts w:ascii="Times New Roman" w:hAnsi="Times New Roman" w:cs="Times New Roman"/>
        </w:rPr>
        <w:t>Brazilian</w:t>
      </w:r>
      <w:r w:rsidRPr="00426EA8">
        <w:rPr>
          <w:rFonts w:ascii="Times New Roman" w:hAnsi="Times New Roman" w:cs="Times New Roman"/>
        </w:rPr>
        <w:t xml:space="preserve"> semi-arid region. </w:t>
      </w:r>
      <w:r w:rsidRPr="00426EA8">
        <w:rPr>
          <w:rFonts w:ascii="Times New Roman" w:hAnsi="Times New Roman" w:cs="Times New Roman"/>
          <w:i/>
          <w:iCs/>
        </w:rPr>
        <w:t>Neotropical Biology and Conservation</w:t>
      </w:r>
      <w:r w:rsidRPr="00426EA8">
        <w:rPr>
          <w:rFonts w:ascii="Times New Roman" w:hAnsi="Times New Roman" w:cs="Times New Roman"/>
        </w:rPr>
        <w:t xml:space="preserve">, </w:t>
      </w:r>
      <w:r w:rsidRPr="00426EA8">
        <w:rPr>
          <w:rFonts w:ascii="Times New Roman" w:hAnsi="Times New Roman" w:cs="Times New Roman"/>
          <w:i/>
          <w:iCs/>
        </w:rPr>
        <w:t>3</w:t>
      </w:r>
      <w:r w:rsidRPr="00426EA8">
        <w:rPr>
          <w:rFonts w:ascii="Times New Roman" w:hAnsi="Times New Roman" w:cs="Times New Roman"/>
        </w:rPr>
        <w:t>(1), 13–20.</w:t>
      </w:r>
    </w:p>
    <w:p w14:paraId="5754852F" w14:textId="2BAB0779" w:rsidR="007145A4" w:rsidRPr="003D56A5" w:rsidRDefault="005D10FE">
      <w:pPr>
        <w:pStyle w:val="Bibliografia"/>
        <w:rPr>
          <w:rFonts w:ascii="Times New Roman" w:hAnsi="Times New Roman" w:cs="Times New Roman"/>
          <w:lang w:val="pt-BR"/>
        </w:rPr>
      </w:pPr>
      <w:bookmarkStart w:id="117" w:name="ref-minier1999"/>
      <w:bookmarkEnd w:id="116"/>
      <w:r w:rsidRPr="00426EA8">
        <w:rPr>
          <w:rFonts w:ascii="Times New Roman" w:hAnsi="Times New Roman" w:cs="Times New Roman"/>
        </w:rPr>
        <w:t xml:space="preserve">Minier, C., Eufemia, N., &amp; Epel, D. (1999). The multi-xenobiotic resistance phenotype as a tool to biomonitor the environment. </w:t>
      </w:r>
      <w:r w:rsidRPr="003D56A5">
        <w:rPr>
          <w:rFonts w:ascii="Times New Roman" w:hAnsi="Times New Roman" w:cs="Times New Roman"/>
          <w:i/>
          <w:iCs/>
          <w:lang w:val="pt-BR"/>
        </w:rPr>
        <w:t>Biomarkers</w:t>
      </w:r>
      <w:r w:rsidRPr="003D56A5">
        <w:rPr>
          <w:rFonts w:ascii="Times New Roman" w:hAnsi="Times New Roman" w:cs="Times New Roman"/>
          <w:lang w:val="pt-BR"/>
        </w:rPr>
        <w:t xml:space="preserve">, </w:t>
      </w:r>
      <w:r w:rsidRPr="003D56A5">
        <w:rPr>
          <w:rFonts w:ascii="Times New Roman" w:hAnsi="Times New Roman" w:cs="Times New Roman"/>
          <w:i/>
          <w:iCs/>
          <w:lang w:val="pt-BR"/>
        </w:rPr>
        <w:t>4</w:t>
      </w:r>
      <w:r w:rsidRPr="003D56A5">
        <w:rPr>
          <w:rFonts w:ascii="Times New Roman" w:hAnsi="Times New Roman" w:cs="Times New Roman"/>
          <w:lang w:val="pt-BR"/>
        </w:rPr>
        <w:t xml:space="preserve">(6), 442–454. </w:t>
      </w:r>
      <w:r>
        <w:fldChar w:fldCharType="begin"/>
      </w:r>
      <w:r w:rsidRPr="006B76DB">
        <w:rPr>
          <w:lang w:val="pt-BR"/>
          <w:rPrChange w:id="118" w:author="Enelise Amado" w:date="2026-09-01T11:17:00Z" w16du:dateUtc="2026-09-01T14:17:00Z">
            <w:rPr/>
          </w:rPrChange>
        </w:rPr>
        <w:instrText>HYPERLINK "https://doi.org/10.1080/135475099230606" \h</w:instrText>
      </w:r>
      <w:r>
        <w:fldChar w:fldCharType="separate"/>
      </w:r>
      <w:r w:rsidRPr="003D56A5">
        <w:rPr>
          <w:rFonts w:ascii="Times New Roman" w:hAnsi="Times New Roman" w:cs="Times New Roman"/>
          <w:lang w:val="pt-BR"/>
        </w:rPr>
        <w:t>https://doi.org/10.1080/135475099230606</w:t>
      </w:r>
      <w:r>
        <w:fldChar w:fldCharType="end"/>
      </w:r>
    </w:p>
    <w:p w14:paraId="57548530" w14:textId="77777777" w:rsidR="007145A4" w:rsidRPr="003D56A5" w:rsidRDefault="005D10FE">
      <w:pPr>
        <w:pStyle w:val="Bibliografia"/>
        <w:rPr>
          <w:rFonts w:ascii="Times New Roman" w:hAnsi="Times New Roman" w:cs="Times New Roman"/>
          <w:lang w:val="pt-BR"/>
        </w:rPr>
      </w:pPr>
      <w:bookmarkStart w:id="119" w:name="ref-miranda2012"/>
      <w:bookmarkEnd w:id="117"/>
      <w:r w:rsidRPr="003D56A5">
        <w:rPr>
          <w:rFonts w:ascii="Times New Roman" w:hAnsi="Times New Roman" w:cs="Times New Roman"/>
          <w:lang w:val="pt-BR"/>
        </w:rPr>
        <w:t xml:space="preserve">Miranda, J. (2012). Ameaças aos peixes de riachos da mata atlântica. </w:t>
      </w:r>
      <w:r w:rsidRPr="003D56A5">
        <w:rPr>
          <w:rFonts w:ascii="Times New Roman" w:hAnsi="Times New Roman" w:cs="Times New Roman"/>
          <w:i/>
          <w:iCs/>
          <w:lang w:val="pt-BR"/>
        </w:rPr>
        <w:t>Ameaças Aos Peixes de Riachos Da Mata Atlântica</w:t>
      </w:r>
      <w:r w:rsidRPr="003D56A5">
        <w:rPr>
          <w:rFonts w:ascii="Times New Roman" w:hAnsi="Times New Roman" w:cs="Times New Roman"/>
          <w:lang w:val="pt-BR"/>
        </w:rPr>
        <w:t>.</w:t>
      </w:r>
    </w:p>
    <w:p w14:paraId="57548531" w14:textId="50425E02" w:rsidR="007145A4" w:rsidRPr="003D56A5" w:rsidRDefault="005D10FE">
      <w:pPr>
        <w:pStyle w:val="Bibliografia"/>
        <w:rPr>
          <w:rFonts w:ascii="Times New Roman" w:hAnsi="Times New Roman" w:cs="Times New Roman"/>
          <w:lang w:val="pt-BR"/>
        </w:rPr>
      </w:pPr>
      <w:bookmarkStart w:id="120" w:name="ref-mma2003"/>
      <w:bookmarkEnd w:id="119"/>
      <w:r w:rsidRPr="003D56A5">
        <w:rPr>
          <w:rFonts w:ascii="Times New Roman" w:hAnsi="Times New Roman" w:cs="Times New Roman"/>
          <w:lang w:val="pt-BR"/>
        </w:rPr>
        <w:t xml:space="preserve">MMA. (2003). </w:t>
      </w:r>
      <w:r w:rsidRPr="003D56A5">
        <w:rPr>
          <w:rFonts w:ascii="Times New Roman" w:hAnsi="Times New Roman" w:cs="Times New Roman"/>
          <w:i/>
          <w:iCs/>
          <w:lang w:val="pt-BR"/>
        </w:rPr>
        <w:t xml:space="preserve">Plano de manejo </w:t>
      </w:r>
      <w:r w:rsidR="003D56A5">
        <w:rPr>
          <w:rFonts w:ascii="Times New Roman" w:hAnsi="Times New Roman" w:cs="Times New Roman"/>
          <w:i/>
          <w:iCs/>
          <w:lang w:val="pt-BR"/>
        </w:rPr>
        <w:t>R</w:t>
      </w:r>
      <w:r w:rsidRPr="003D56A5">
        <w:rPr>
          <w:rFonts w:ascii="Times New Roman" w:hAnsi="Times New Roman" w:cs="Times New Roman"/>
          <w:i/>
          <w:iCs/>
          <w:lang w:val="pt-BR"/>
        </w:rPr>
        <w:t xml:space="preserve">eserva </w:t>
      </w:r>
      <w:r w:rsidR="003D56A5">
        <w:rPr>
          <w:rFonts w:ascii="Times New Roman" w:hAnsi="Times New Roman" w:cs="Times New Roman"/>
          <w:i/>
          <w:iCs/>
          <w:lang w:val="pt-BR"/>
        </w:rPr>
        <w:t>B</w:t>
      </w:r>
      <w:r w:rsidRPr="003D56A5">
        <w:rPr>
          <w:rFonts w:ascii="Times New Roman" w:hAnsi="Times New Roman" w:cs="Times New Roman"/>
          <w:i/>
          <w:iCs/>
          <w:lang w:val="pt-BR"/>
        </w:rPr>
        <w:t xml:space="preserve">iológica </w:t>
      </w:r>
      <w:r w:rsidR="003D56A5">
        <w:rPr>
          <w:rFonts w:ascii="Times New Roman" w:hAnsi="Times New Roman" w:cs="Times New Roman"/>
          <w:i/>
          <w:iCs/>
          <w:lang w:val="pt-BR"/>
        </w:rPr>
        <w:t>G</w:t>
      </w:r>
      <w:r w:rsidRPr="003D56A5">
        <w:rPr>
          <w:rFonts w:ascii="Times New Roman" w:hAnsi="Times New Roman" w:cs="Times New Roman"/>
          <w:i/>
          <w:iCs/>
          <w:lang w:val="pt-BR"/>
        </w:rPr>
        <w:t>uaribas. Fase 2.</w:t>
      </w:r>
      <w:r w:rsidRPr="003D56A5">
        <w:rPr>
          <w:rFonts w:ascii="Times New Roman" w:hAnsi="Times New Roman" w:cs="Times New Roman"/>
          <w:lang w:val="pt-BR"/>
        </w:rPr>
        <w:t xml:space="preserve"> </w:t>
      </w:r>
      <w:r>
        <w:fldChar w:fldCharType="begin"/>
      </w:r>
      <w:r w:rsidRPr="006B76DB">
        <w:rPr>
          <w:lang w:val="pt-BR"/>
          <w:rPrChange w:id="121" w:author="Enelise Amado" w:date="2026-09-01T11:17:00Z" w16du:dateUtc="2026-09-01T14:17:00Z">
            <w:rPr/>
          </w:rPrChange>
        </w:rPr>
        <w:instrText>HYPERLINK "https://bit.ly/4gtUh3i" \h</w:instrText>
      </w:r>
      <w:r>
        <w:fldChar w:fldCharType="separate"/>
      </w:r>
      <w:r w:rsidRPr="003D56A5">
        <w:rPr>
          <w:rFonts w:ascii="Times New Roman" w:hAnsi="Times New Roman" w:cs="Times New Roman"/>
          <w:lang w:val="pt-BR"/>
        </w:rPr>
        <w:t>https://bit.ly/4gtUh3i</w:t>
      </w:r>
      <w:r>
        <w:fldChar w:fldCharType="end"/>
      </w:r>
    </w:p>
    <w:p w14:paraId="57548532" w14:textId="5FD4E440" w:rsidR="007145A4" w:rsidRPr="00426EA8" w:rsidRDefault="005D10FE">
      <w:pPr>
        <w:pStyle w:val="Bibliografia"/>
        <w:rPr>
          <w:rFonts w:ascii="Times New Roman" w:hAnsi="Times New Roman" w:cs="Times New Roman"/>
        </w:rPr>
      </w:pPr>
      <w:bookmarkStart w:id="122" w:name="ref-mma2026"/>
      <w:bookmarkEnd w:id="120"/>
      <w:r w:rsidRPr="003D56A5">
        <w:rPr>
          <w:rFonts w:ascii="Times New Roman" w:hAnsi="Times New Roman" w:cs="Times New Roman"/>
          <w:lang w:val="pt-BR"/>
        </w:rPr>
        <w:t xml:space="preserve">MMA. (2026). </w:t>
      </w:r>
      <w:r w:rsidRPr="003D56A5">
        <w:rPr>
          <w:rFonts w:ascii="Times New Roman" w:hAnsi="Times New Roman" w:cs="Times New Roman"/>
          <w:i/>
          <w:iCs/>
          <w:lang w:val="pt-BR"/>
        </w:rPr>
        <w:t xml:space="preserve">Painel de unidades de conservação </w:t>
      </w:r>
      <w:r w:rsidR="003D56A5">
        <w:rPr>
          <w:rFonts w:ascii="Times New Roman" w:hAnsi="Times New Roman" w:cs="Times New Roman"/>
          <w:i/>
          <w:iCs/>
          <w:lang w:val="pt-BR"/>
        </w:rPr>
        <w:t>B</w:t>
      </w:r>
      <w:r w:rsidR="003D56A5" w:rsidRPr="003D56A5">
        <w:rPr>
          <w:rFonts w:ascii="Times New Roman" w:hAnsi="Times New Roman" w:cs="Times New Roman"/>
          <w:i/>
          <w:iCs/>
          <w:lang w:val="pt-BR"/>
        </w:rPr>
        <w:t>rasileiras</w:t>
      </w:r>
      <w:r w:rsidRPr="003D56A5">
        <w:rPr>
          <w:rFonts w:ascii="Times New Roman" w:hAnsi="Times New Roman" w:cs="Times New Roman"/>
          <w:lang w:val="pt-BR"/>
        </w:rPr>
        <w:t xml:space="preserve">. </w:t>
      </w:r>
      <w:r>
        <w:fldChar w:fldCharType="begin"/>
      </w:r>
      <w:r w:rsidRPr="006B76DB">
        <w:rPr>
          <w:lang w:val="pt-BR"/>
          <w:rPrChange w:id="123" w:author="Enelise Amado" w:date="2026-09-01T11:17:00Z" w16du:dateUtc="2026-09-01T14:17:00Z">
            <w:rPr/>
          </w:rPrChange>
        </w:rPr>
        <w:instrText>HYPERLINK "https://encurtador.com.br/kLle" \h</w:instrText>
      </w:r>
      <w:r>
        <w:fldChar w:fldCharType="separate"/>
      </w:r>
      <w:r w:rsidRPr="00426EA8">
        <w:rPr>
          <w:rFonts w:ascii="Times New Roman" w:hAnsi="Times New Roman" w:cs="Times New Roman"/>
        </w:rPr>
        <w:t>https://encurtador.com.br/kLle</w:t>
      </w:r>
      <w:r>
        <w:fldChar w:fldCharType="end"/>
      </w:r>
    </w:p>
    <w:p w14:paraId="57548533" w14:textId="5FEB9642" w:rsidR="007145A4" w:rsidRPr="00426EA8" w:rsidRDefault="005D10FE">
      <w:pPr>
        <w:pStyle w:val="Bibliografia"/>
        <w:rPr>
          <w:rFonts w:ascii="Times New Roman" w:hAnsi="Times New Roman" w:cs="Times New Roman"/>
        </w:rPr>
      </w:pPr>
      <w:bookmarkStart w:id="124" w:name="ref-mugodo2006"/>
      <w:bookmarkEnd w:id="122"/>
      <w:r w:rsidRPr="00426EA8">
        <w:rPr>
          <w:rFonts w:ascii="Times New Roman" w:hAnsi="Times New Roman" w:cs="Times New Roman"/>
        </w:rPr>
        <w:t xml:space="preserve">Mugodo, J., Kennard, M. J., Liston, P., Nichols, S., Linke, S., Norris, R. H., &amp; Lintermans, M. (2006). Local stream habitat variables predicted from catchment scale characteristics are useful for predicting fish distribution. </w:t>
      </w:r>
      <w:r w:rsidRPr="00426EA8">
        <w:rPr>
          <w:rFonts w:ascii="Times New Roman" w:hAnsi="Times New Roman" w:cs="Times New Roman"/>
          <w:i/>
          <w:iCs/>
        </w:rPr>
        <w:t>Hydrobiologia</w:t>
      </w:r>
      <w:r w:rsidRPr="00426EA8">
        <w:rPr>
          <w:rFonts w:ascii="Times New Roman" w:hAnsi="Times New Roman" w:cs="Times New Roman"/>
        </w:rPr>
        <w:t xml:space="preserve">, </w:t>
      </w:r>
      <w:r w:rsidRPr="00426EA8">
        <w:rPr>
          <w:rFonts w:ascii="Times New Roman" w:hAnsi="Times New Roman" w:cs="Times New Roman"/>
          <w:i/>
          <w:iCs/>
        </w:rPr>
        <w:t>572</w:t>
      </w:r>
      <w:r w:rsidRPr="00426EA8">
        <w:rPr>
          <w:rFonts w:ascii="Times New Roman" w:hAnsi="Times New Roman" w:cs="Times New Roman"/>
        </w:rPr>
        <w:t xml:space="preserve">(1), 59–70. </w:t>
      </w:r>
      <w:hyperlink r:id="rId35">
        <w:r w:rsidRPr="00426EA8">
          <w:rPr>
            <w:rFonts w:ascii="Times New Roman" w:hAnsi="Times New Roman" w:cs="Times New Roman"/>
          </w:rPr>
          <w:t>https://doi.org/10.1007/s10750-006-0252-7</w:t>
        </w:r>
      </w:hyperlink>
    </w:p>
    <w:p w14:paraId="57548534" w14:textId="7D4CEEE6" w:rsidR="007145A4" w:rsidRPr="003D56A5" w:rsidRDefault="005D10FE">
      <w:pPr>
        <w:pStyle w:val="Bibliografia"/>
        <w:rPr>
          <w:rFonts w:ascii="Times New Roman" w:hAnsi="Times New Roman" w:cs="Times New Roman"/>
          <w:lang w:val="pt-BR"/>
        </w:rPr>
      </w:pPr>
      <w:bookmarkStart w:id="125" w:name="ref-myers2000"/>
      <w:bookmarkEnd w:id="124"/>
      <w:r w:rsidRPr="00426EA8">
        <w:rPr>
          <w:rFonts w:ascii="Times New Roman" w:hAnsi="Times New Roman" w:cs="Times New Roman"/>
        </w:rPr>
        <w:t xml:space="preserve">Myers, N., Mittermeier, R. A., Mittermeier, C. G., Da Fonseca, G. A. B., &amp; Kent, J. (2000). </w:t>
      </w:r>
      <w:r w:rsidRPr="003D56A5">
        <w:rPr>
          <w:rFonts w:ascii="Times New Roman" w:hAnsi="Times New Roman" w:cs="Times New Roman"/>
          <w:lang w:val="pt-BR"/>
        </w:rPr>
        <w:t xml:space="preserve">Biodiversity hotspots for conservation priorities. </w:t>
      </w:r>
      <w:r w:rsidRPr="003D56A5">
        <w:rPr>
          <w:rFonts w:ascii="Times New Roman" w:hAnsi="Times New Roman" w:cs="Times New Roman"/>
          <w:i/>
          <w:iCs/>
          <w:lang w:val="pt-BR"/>
        </w:rPr>
        <w:t>Nature</w:t>
      </w:r>
      <w:r w:rsidRPr="003D56A5">
        <w:rPr>
          <w:rFonts w:ascii="Times New Roman" w:hAnsi="Times New Roman" w:cs="Times New Roman"/>
          <w:lang w:val="pt-BR"/>
        </w:rPr>
        <w:t xml:space="preserve">, </w:t>
      </w:r>
      <w:r w:rsidRPr="003D56A5">
        <w:rPr>
          <w:rFonts w:ascii="Times New Roman" w:hAnsi="Times New Roman" w:cs="Times New Roman"/>
          <w:i/>
          <w:iCs/>
          <w:lang w:val="pt-BR"/>
        </w:rPr>
        <w:t>403</w:t>
      </w:r>
      <w:r w:rsidRPr="003D56A5">
        <w:rPr>
          <w:rFonts w:ascii="Times New Roman" w:hAnsi="Times New Roman" w:cs="Times New Roman"/>
          <w:lang w:val="pt-BR"/>
        </w:rPr>
        <w:t xml:space="preserve">(6772), 853–858. </w:t>
      </w:r>
      <w:r>
        <w:fldChar w:fldCharType="begin"/>
      </w:r>
      <w:r w:rsidRPr="006B76DB">
        <w:rPr>
          <w:lang w:val="pt-BR"/>
          <w:rPrChange w:id="126" w:author="Enelise Amado" w:date="2026-09-01T11:17:00Z" w16du:dateUtc="2026-09-01T14:17:00Z">
            <w:rPr/>
          </w:rPrChange>
        </w:rPr>
        <w:instrText>HYPERLINK "https://doi.org/10.1038/35002501" \h</w:instrText>
      </w:r>
      <w:r>
        <w:fldChar w:fldCharType="separate"/>
      </w:r>
      <w:r w:rsidRPr="003D56A5">
        <w:rPr>
          <w:rFonts w:ascii="Times New Roman" w:hAnsi="Times New Roman" w:cs="Times New Roman"/>
          <w:lang w:val="pt-BR"/>
        </w:rPr>
        <w:t>https://doi.org/10.1038/35002501</w:t>
      </w:r>
      <w:r>
        <w:fldChar w:fldCharType="end"/>
      </w:r>
    </w:p>
    <w:p w14:paraId="57548535" w14:textId="4828E676" w:rsidR="007145A4" w:rsidRPr="003D56A5" w:rsidRDefault="005D10FE">
      <w:pPr>
        <w:pStyle w:val="Bibliografia"/>
        <w:rPr>
          <w:rFonts w:ascii="Times New Roman" w:hAnsi="Times New Roman" w:cs="Times New Roman"/>
          <w:lang w:val="pt-BR"/>
        </w:rPr>
      </w:pPr>
      <w:bookmarkStart w:id="127" w:name="ref-ondei2020"/>
      <w:bookmarkEnd w:id="125"/>
      <w:r w:rsidRPr="003D56A5">
        <w:rPr>
          <w:rFonts w:ascii="Times New Roman" w:hAnsi="Times New Roman" w:cs="Times New Roman"/>
          <w:lang w:val="pt-BR"/>
        </w:rPr>
        <w:lastRenderedPageBreak/>
        <w:t xml:space="preserve">Ondei, L. D. S., Teresa, F. B., Garcia, D. P., Felício, A. A., Da Silva, D. G. H., &amp; De Almeida, E. A. (2020). </w:t>
      </w:r>
      <w:r w:rsidRPr="00426EA8">
        <w:rPr>
          <w:rFonts w:ascii="Times New Roman" w:hAnsi="Times New Roman" w:cs="Times New Roman"/>
        </w:rPr>
        <w:t xml:space="preserve">Fish biomarker responses to perturbation by drought in streams. </w:t>
      </w:r>
      <w:r w:rsidRPr="00426EA8">
        <w:rPr>
          <w:rFonts w:ascii="Times New Roman" w:hAnsi="Times New Roman" w:cs="Times New Roman"/>
          <w:i/>
          <w:iCs/>
        </w:rPr>
        <w:t>Neotropical Ichthyology</w:t>
      </w:r>
      <w:r w:rsidRPr="00426EA8">
        <w:rPr>
          <w:rFonts w:ascii="Times New Roman" w:hAnsi="Times New Roman" w:cs="Times New Roman"/>
        </w:rPr>
        <w:t xml:space="preserve">, </w:t>
      </w:r>
      <w:r w:rsidRPr="00426EA8">
        <w:rPr>
          <w:rFonts w:ascii="Times New Roman" w:hAnsi="Times New Roman" w:cs="Times New Roman"/>
          <w:i/>
          <w:iCs/>
        </w:rPr>
        <w:t>18</w:t>
      </w:r>
      <w:r w:rsidRPr="00426EA8">
        <w:rPr>
          <w:rFonts w:ascii="Times New Roman" w:hAnsi="Times New Roman" w:cs="Times New Roman"/>
        </w:rPr>
        <w:t xml:space="preserve">(2), e190130. </w:t>
      </w:r>
      <w:hyperlink r:id="rId36">
        <w:r w:rsidRPr="003D56A5">
          <w:rPr>
            <w:rFonts w:ascii="Times New Roman" w:hAnsi="Times New Roman" w:cs="Times New Roman"/>
            <w:lang w:val="pt-BR"/>
          </w:rPr>
          <w:t>https://doi.org/10.1590/1982-0224-2019-0130</w:t>
        </w:r>
      </w:hyperlink>
    </w:p>
    <w:p w14:paraId="57548536" w14:textId="3B63E86F" w:rsidR="007145A4" w:rsidRPr="00426EA8" w:rsidRDefault="005D10FE">
      <w:pPr>
        <w:pStyle w:val="Bibliografia"/>
        <w:rPr>
          <w:rFonts w:ascii="Times New Roman" w:hAnsi="Times New Roman" w:cs="Times New Roman"/>
        </w:rPr>
      </w:pPr>
      <w:bookmarkStart w:id="128" w:name="ref-padial2021"/>
      <w:bookmarkEnd w:id="127"/>
      <w:r w:rsidRPr="003D56A5">
        <w:rPr>
          <w:rFonts w:ascii="Times New Roman" w:hAnsi="Times New Roman" w:cs="Times New Roman"/>
          <w:lang w:val="pt-BR"/>
        </w:rPr>
        <w:t xml:space="preserve">Padial, A. A., Costa, A. P. L., Bonecker, C. C., Nogueira, D. G., Roque, F. O., Message, H. J., Diniz, L. P., Cavalcante, L. L., Vallejos, M. A. V., Ota, R. R., &amp; Ludwig, T. A. V. (2021). </w:t>
      </w:r>
      <w:r w:rsidRPr="00426EA8">
        <w:rPr>
          <w:rFonts w:ascii="Times New Roman" w:hAnsi="Times New Roman" w:cs="Times New Roman"/>
          <w:i/>
          <w:iCs/>
        </w:rPr>
        <w:t xml:space="preserve">Freshwater studies in the </w:t>
      </w:r>
      <w:r w:rsidR="003D56A5" w:rsidRPr="00426EA8">
        <w:rPr>
          <w:rFonts w:ascii="Times New Roman" w:hAnsi="Times New Roman" w:cs="Times New Roman"/>
          <w:i/>
          <w:iCs/>
        </w:rPr>
        <w:t>Atlantic</w:t>
      </w:r>
      <w:r w:rsidRPr="00426EA8">
        <w:rPr>
          <w:rFonts w:ascii="Times New Roman" w:hAnsi="Times New Roman" w:cs="Times New Roman"/>
          <w:i/>
          <w:iCs/>
        </w:rPr>
        <w:t xml:space="preserve"> </w:t>
      </w:r>
      <w:r w:rsidR="003D56A5">
        <w:rPr>
          <w:rFonts w:ascii="Times New Roman" w:hAnsi="Times New Roman" w:cs="Times New Roman"/>
          <w:i/>
          <w:iCs/>
        </w:rPr>
        <w:t>F</w:t>
      </w:r>
      <w:r w:rsidRPr="00426EA8">
        <w:rPr>
          <w:rFonts w:ascii="Times New Roman" w:hAnsi="Times New Roman" w:cs="Times New Roman"/>
          <w:i/>
          <w:iCs/>
        </w:rPr>
        <w:t>orest: General overview and prospects</w:t>
      </w:r>
      <w:r w:rsidRPr="00426EA8">
        <w:rPr>
          <w:rFonts w:ascii="Times New Roman" w:hAnsi="Times New Roman" w:cs="Times New Roman"/>
        </w:rPr>
        <w:t xml:space="preserve"> (M. C. M. Marques &amp; C. E. V. Grelle, Eds.; pp. 205–230). Springer International Publishing. </w:t>
      </w:r>
      <w:hyperlink r:id="rId37">
        <w:r w:rsidRPr="00426EA8">
          <w:rPr>
            <w:rFonts w:ascii="Times New Roman" w:hAnsi="Times New Roman" w:cs="Times New Roman"/>
          </w:rPr>
          <w:t>https://doi.org/10.1007/978-3-030-55322-7_10</w:t>
        </w:r>
      </w:hyperlink>
    </w:p>
    <w:p w14:paraId="57548537" w14:textId="77777777" w:rsidR="007145A4" w:rsidRPr="00426EA8" w:rsidRDefault="005D10FE">
      <w:pPr>
        <w:pStyle w:val="Bibliografia"/>
        <w:rPr>
          <w:rFonts w:ascii="Times New Roman" w:hAnsi="Times New Roman" w:cs="Times New Roman"/>
        </w:rPr>
      </w:pPr>
      <w:bookmarkStart w:id="129" w:name="ref-peel2007"/>
      <w:bookmarkEnd w:id="128"/>
      <w:r w:rsidRPr="00426EA8">
        <w:rPr>
          <w:rFonts w:ascii="Times New Roman" w:hAnsi="Times New Roman" w:cs="Times New Roman"/>
        </w:rPr>
        <w:t xml:space="preserve">Peel, M. C., Finlayson, B. L., &amp; McMahon, T. A. (2007). Updated world map of the köppen-geiger climate classification. </w:t>
      </w:r>
      <w:r w:rsidRPr="00426EA8">
        <w:rPr>
          <w:rFonts w:ascii="Times New Roman" w:hAnsi="Times New Roman" w:cs="Times New Roman"/>
          <w:i/>
          <w:iCs/>
        </w:rPr>
        <w:t>Hydrol. Earth Syst. Sci.</w:t>
      </w:r>
    </w:p>
    <w:p w14:paraId="57548538" w14:textId="3746A51C" w:rsidR="007145A4" w:rsidRPr="00426EA8" w:rsidRDefault="005D10FE">
      <w:pPr>
        <w:pStyle w:val="Bibliografia"/>
        <w:rPr>
          <w:rFonts w:ascii="Times New Roman" w:hAnsi="Times New Roman" w:cs="Times New Roman"/>
        </w:rPr>
      </w:pPr>
      <w:bookmarkStart w:id="130" w:name="ref-pereira2026"/>
      <w:bookmarkEnd w:id="129"/>
      <w:r w:rsidRPr="00426EA8">
        <w:rPr>
          <w:rFonts w:ascii="Times New Roman" w:hAnsi="Times New Roman" w:cs="Times New Roman"/>
        </w:rPr>
        <w:t xml:space="preserve">Pereira, K. M. G., Cordeiro, N. G., Suzuki, L. P. Z. L., &amp; Berg, E. van den. (2026). How important are small fragments for restoration in the central portion of the </w:t>
      </w:r>
      <w:r w:rsidR="003D56A5" w:rsidRPr="00426EA8">
        <w:rPr>
          <w:rFonts w:ascii="Times New Roman" w:hAnsi="Times New Roman" w:cs="Times New Roman"/>
        </w:rPr>
        <w:t>Atlantic</w:t>
      </w:r>
      <w:r w:rsidRPr="00426EA8">
        <w:rPr>
          <w:rFonts w:ascii="Times New Roman" w:hAnsi="Times New Roman" w:cs="Times New Roman"/>
        </w:rPr>
        <w:t xml:space="preserve"> </w:t>
      </w:r>
      <w:r w:rsidR="003D56A5">
        <w:rPr>
          <w:rFonts w:ascii="Times New Roman" w:hAnsi="Times New Roman" w:cs="Times New Roman"/>
        </w:rPr>
        <w:t>F</w:t>
      </w:r>
      <w:r w:rsidRPr="00426EA8">
        <w:rPr>
          <w:rFonts w:ascii="Times New Roman" w:hAnsi="Times New Roman" w:cs="Times New Roman"/>
        </w:rPr>
        <w:t xml:space="preserve">orest? </w:t>
      </w:r>
      <w:r w:rsidRPr="00426EA8">
        <w:rPr>
          <w:rFonts w:ascii="Times New Roman" w:hAnsi="Times New Roman" w:cs="Times New Roman"/>
          <w:i/>
          <w:iCs/>
        </w:rPr>
        <w:t>Biological Conservation</w:t>
      </w:r>
      <w:r w:rsidRPr="00426EA8">
        <w:rPr>
          <w:rFonts w:ascii="Times New Roman" w:hAnsi="Times New Roman" w:cs="Times New Roman"/>
        </w:rPr>
        <w:t xml:space="preserve">, </w:t>
      </w:r>
      <w:r w:rsidRPr="00426EA8">
        <w:rPr>
          <w:rFonts w:ascii="Times New Roman" w:hAnsi="Times New Roman" w:cs="Times New Roman"/>
          <w:i/>
          <w:iCs/>
        </w:rPr>
        <w:t>321</w:t>
      </w:r>
      <w:r w:rsidRPr="00426EA8">
        <w:rPr>
          <w:rFonts w:ascii="Times New Roman" w:hAnsi="Times New Roman" w:cs="Times New Roman"/>
        </w:rPr>
        <w:t>, Article 111958. https://doi.org/</w:t>
      </w:r>
      <w:hyperlink r:id="rId38">
        <w:r w:rsidRPr="00426EA8">
          <w:rPr>
            <w:rFonts w:ascii="Times New Roman" w:hAnsi="Times New Roman" w:cs="Times New Roman"/>
          </w:rPr>
          <w:t>https://doi.org/10.1016/j.biocon.2026.111958</w:t>
        </w:r>
      </w:hyperlink>
    </w:p>
    <w:p w14:paraId="57548539" w14:textId="2150F0F6" w:rsidR="007145A4" w:rsidRPr="003D56A5" w:rsidRDefault="005D10FE">
      <w:pPr>
        <w:pStyle w:val="Bibliografia"/>
        <w:rPr>
          <w:rFonts w:ascii="Times New Roman" w:hAnsi="Times New Roman" w:cs="Times New Roman"/>
          <w:lang w:val="pt-BR"/>
        </w:rPr>
      </w:pPr>
      <w:bookmarkStart w:id="131" w:name="ref-peressin2020"/>
      <w:bookmarkEnd w:id="130"/>
      <w:r w:rsidRPr="003D56A5">
        <w:rPr>
          <w:rFonts w:ascii="Times New Roman" w:hAnsi="Times New Roman" w:cs="Times New Roman"/>
          <w:lang w:val="pt-BR"/>
        </w:rPr>
        <w:t xml:space="preserve">Peressin, A., Casarim, R., Prado, I. G., &amp; Cetra, M. (2020). </w:t>
      </w:r>
      <w:r w:rsidRPr="00426EA8">
        <w:rPr>
          <w:rFonts w:ascii="Times New Roman" w:hAnsi="Times New Roman" w:cs="Times New Roman"/>
        </w:rPr>
        <w:t xml:space="preserve">Physical habitat as predictor of fish trophic structure in </w:t>
      </w:r>
      <w:r w:rsidR="003D56A5" w:rsidRPr="00426EA8">
        <w:rPr>
          <w:rFonts w:ascii="Times New Roman" w:hAnsi="Times New Roman" w:cs="Times New Roman"/>
        </w:rPr>
        <w:t>Brazilian</w:t>
      </w:r>
      <w:r w:rsidRPr="00426EA8">
        <w:rPr>
          <w:rFonts w:ascii="Times New Roman" w:hAnsi="Times New Roman" w:cs="Times New Roman"/>
        </w:rPr>
        <w:t xml:space="preserve"> </w:t>
      </w:r>
      <w:r w:rsidR="003D56A5" w:rsidRPr="00426EA8">
        <w:rPr>
          <w:rFonts w:ascii="Times New Roman" w:hAnsi="Times New Roman" w:cs="Times New Roman"/>
        </w:rPr>
        <w:t>Atlantic</w:t>
      </w:r>
      <w:r w:rsidRPr="00426EA8">
        <w:rPr>
          <w:rFonts w:ascii="Times New Roman" w:hAnsi="Times New Roman" w:cs="Times New Roman"/>
        </w:rPr>
        <w:t xml:space="preserve"> rainforest streams. </w:t>
      </w:r>
      <w:r w:rsidRPr="003D56A5">
        <w:rPr>
          <w:rFonts w:ascii="Times New Roman" w:hAnsi="Times New Roman" w:cs="Times New Roman"/>
          <w:i/>
          <w:iCs/>
          <w:lang w:val="pt-BR"/>
        </w:rPr>
        <w:t>Neotropical Ichthyology</w:t>
      </w:r>
      <w:r w:rsidRPr="003D56A5">
        <w:rPr>
          <w:rFonts w:ascii="Times New Roman" w:hAnsi="Times New Roman" w:cs="Times New Roman"/>
          <w:lang w:val="pt-BR"/>
        </w:rPr>
        <w:t xml:space="preserve">, </w:t>
      </w:r>
      <w:r w:rsidRPr="003D56A5">
        <w:rPr>
          <w:rFonts w:ascii="Times New Roman" w:hAnsi="Times New Roman" w:cs="Times New Roman"/>
          <w:i/>
          <w:iCs/>
          <w:lang w:val="pt-BR"/>
        </w:rPr>
        <w:t>18</w:t>
      </w:r>
      <w:r w:rsidRPr="003D56A5">
        <w:rPr>
          <w:rFonts w:ascii="Times New Roman" w:hAnsi="Times New Roman" w:cs="Times New Roman"/>
          <w:lang w:val="pt-BR"/>
        </w:rPr>
        <w:t xml:space="preserve">(2), e190076. </w:t>
      </w:r>
      <w:hyperlink r:id="rId39">
        <w:r w:rsidRPr="003D56A5">
          <w:rPr>
            <w:rFonts w:ascii="Times New Roman" w:hAnsi="Times New Roman" w:cs="Times New Roman"/>
            <w:lang w:val="pt-BR"/>
          </w:rPr>
          <w:t>https://doi.org/10.1590/1982-0224-2019-0076</w:t>
        </w:r>
      </w:hyperlink>
    </w:p>
    <w:p w14:paraId="5754853A" w14:textId="7B5E28D7" w:rsidR="007145A4" w:rsidRPr="003D56A5" w:rsidRDefault="005D10FE">
      <w:pPr>
        <w:pStyle w:val="Bibliografia"/>
        <w:rPr>
          <w:rFonts w:ascii="Times New Roman" w:hAnsi="Times New Roman" w:cs="Times New Roman"/>
          <w:lang w:val="pt-BR"/>
        </w:rPr>
      </w:pPr>
      <w:bookmarkStart w:id="132" w:name="ref-piedras2006"/>
      <w:bookmarkEnd w:id="131"/>
      <w:r w:rsidRPr="003D56A5">
        <w:rPr>
          <w:rFonts w:ascii="Times New Roman" w:hAnsi="Times New Roman" w:cs="Times New Roman"/>
          <w:lang w:val="pt-BR"/>
        </w:rPr>
        <w:t xml:space="preserve">Piedras, S., Oliveira, J., Moraes, P., &amp; Bager, A. (2006). Toxicidade aguda da amônia não ionizada e do nitrito em alevinos de </w:t>
      </w:r>
      <w:r w:rsidR="003D56A5" w:rsidRPr="003D56A5">
        <w:rPr>
          <w:rFonts w:ascii="Times New Roman" w:hAnsi="Times New Roman" w:cs="Times New Roman"/>
          <w:i/>
          <w:iCs/>
          <w:lang w:val="pt-BR"/>
        </w:rPr>
        <w:t>C</w:t>
      </w:r>
      <w:r w:rsidRPr="003D56A5">
        <w:rPr>
          <w:rFonts w:ascii="Times New Roman" w:hAnsi="Times New Roman" w:cs="Times New Roman"/>
          <w:i/>
          <w:iCs/>
          <w:lang w:val="pt-BR"/>
        </w:rPr>
        <w:t>ichlasoma facetum</w:t>
      </w:r>
      <w:r w:rsidRPr="003D56A5">
        <w:rPr>
          <w:rFonts w:ascii="Times New Roman" w:hAnsi="Times New Roman" w:cs="Times New Roman"/>
          <w:lang w:val="pt-BR"/>
        </w:rPr>
        <w:t xml:space="preserve"> (</w:t>
      </w:r>
      <w:r w:rsidR="003D56A5">
        <w:rPr>
          <w:rFonts w:ascii="Times New Roman" w:hAnsi="Times New Roman" w:cs="Times New Roman"/>
          <w:lang w:val="pt-BR"/>
        </w:rPr>
        <w:t>J</w:t>
      </w:r>
      <w:r w:rsidRPr="003D56A5">
        <w:rPr>
          <w:rFonts w:ascii="Times New Roman" w:hAnsi="Times New Roman" w:cs="Times New Roman"/>
          <w:lang w:val="pt-BR"/>
        </w:rPr>
        <w:t xml:space="preserve">enyns, 1842). </w:t>
      </w:r>
      <w:r w:rsidRPr="003D56A5">
        <w:rPr>
          <w:rFonts w:ascii="Times New Roman" w:hAnsi="Times New Roman" w:cs="Times New Roman"/>
          <w:i/>
          <w:iCs/>
          <w:lang w:val="pt-BR"/>
        </w:rPr>
        <w:t>Ciência e Agrotecnologia</w:t>
      </w:r>
      <w:r w:rsidRPr="003D56A5">
        <w:rPr>
          <w:rFonts w:ascii="Times New Roman" w:hAnsi="Times New Roman" w:cs="Times New Roman"/>
          <w:lang w:val="pt-BR"/>
        </w:rPr>
        <w:t xml:space="preserve">, </w:t>
      </w:r>
      <w:r w:rsidRPr="003D56A5">
        <w:rPr>
          <w:rFonts w:ascii="Times New Roman" w:hAnsi="Times New Roman" w:cs="Times New Roman"/>
          <w:i/>
          <w:iCs/>
          <w:lang w:val="pt-BR"/>
        </w:rPr>
        <w:t>30</w:t>
      </w:r>
      <w:r w:rsidRPr="003D56A5">
        <w:rPr>
          <w:rFonts w:ascii="Times New Roman" w:hAnsi="Times New Roman" w:cs="Times New Roman"/>
          <w:lang w:val="pt-BR"/>
        </w:rPr>
        <w:t xml:space="preserve">, 1008–1012. </w:t>
      </w:r>
      <w:r>
        <w:fldChar w:fldCharType="begin"/>
      </w:r>
      <w:r w:rsidRPr="006B76DB">
        <w:rPr>
          <w:lang w:val="pt-BR"/>
          <w:rPrChange w:id="133" w:author="Enelise Amado" w:date="2026-09-01T11:18:00Z" w16du:dateUtc="2026-09-01T14:18:00Z">
            <w:rPr/>
          </w:rPrChange>
        </w:rPr>
        <w:instrText>HYPERLINK "https://doi.org/10.1590/S1413-70542006000500027" \h</w:instrText>
      </w:r>
      <w:r>
        <w:fldChar w:fldCharType="separate"/>
      </w:r>
      <w:r w:rsidRPr="003D56A5">
        <w:rPr>
          <w:rFonts w:ascii="Times New Roman" w:hAnsi="Times New Roman" w:cs="Times New Roman"/>
          <w:lang w:val="pt-BR"/>
        </w:rPr>
        <w:t>https://doi.org/10.1590/S1413-70542006000500027</w:t>
      </w:r>
      <w:r>
        <w:fldChar w:fldCharType="end"/>
      </w:r>
    </w:p>
    <w:p w14:paraId="5754853B" w14:textId="77777777" w:rsidR="007145A4" w:rsidRPr="00426EA8" w:rsidRDefault="005D10FE">
      <w:pPr>
        <w:pStyle w:val="Bibliografia"/>
        <w:rPr>
          <w:rFonts w:ascii="Times New Roman" w:hAnsi="Times New Roman" w:cs="Times New Roman"/>
        </w:rPr>
      </w:pPr>
      <w:bookmarkStart w:id="134" w:name="ref-pinto2003"/>
      <w:bookmarkEnd w:id="132"/>
      <w:r w:rsidRPr="003D56A5">
        <w:rPr>
          <w:rFonts w:ascii="Times New Roman" w:hAnsi="Times New Roman" w:cs="Times New Roman"/>
          <w:lang w:val="pt-BR"/>
        </w:rPr>
        <w:t xml:space="preserve">Pinto, L. P., &amp; Brito, M. C. W. (2003). </w:t>
      </w:r>
      <w:r w:rsidRPr="00426EA8">
        <w:rPr>
          <w:rFonts w:ascii="Times New Roman" w:hAnsi="Times New Roman" w:cs="Times New Roman"/>
          <w:i/>
          <w:iCs/>
        </w:rPr>
        <w:t>Dynamics of biodiversity loss in the brazilin atlantic forest: An introduction</w:t>
      </w:r>
      <w:r w:rsidRPr="00426EA8">
        <w:rPr>
          <w:rFonts w:ascii="Times New Roman" w:hAnsi="Times New Roman" w:cs="Times New Roman"/>
        </w:rPr>
        <w:t xml:space="preserve"> (C. Galindo Leal &amp; I. G. Câmara, Eds.; pp. 27–30). Island Press.</w:t>
      </w:r>
    </w:p>
    <w:p w14:paraId="5754853C" w14:textId="77777777" w:rsidR="007145A4" w:rsidRPr="003D56A5" w:rsidRDefault="005D10FE">
      <w:pPr>
        <w:pStyle w:val="Bibliografia"/>
        <w:rPr>
          <w:rFonts w:ascii="Times New Roman" w:hAnsi="Times New Roman" w:cs="Times New Roman"/>
          <w:lang w:val="pt-BR"/>
        </w:rPr>
      </w:pPr>
      <w:bookmarkStart w:id="135" w:name="ref-pusey2004"/>
      <w:bookmarkEnd w:id="134"/>
      <w:r w:rsidRPr="00426EA8">
        <w:rPr>
          <w:rFonts w:ascii="Times New Roman" w:hAnsi="Times New Roman" w:cs="Times New Roman"/>
        </w:rPr>
        <w:lastRenderedPageBreak/>
        <w:t xml:space="preserve">Pusey, B., Kennard, M. J., &amp; Arthington, A. (2004). </w:t>
      </w:r>
      <w:r w:rsidRPr="00426EA8">
        <w:rPr>
          <w:rFonts w:ascii="Times New Roman" w:hAnsi="Times New Roman" w:cs="Times New Roman"/>
          <w:i/>
          <w:iCs/>
        </w:rPr>
        <w:t>Study area, data collection, analysis and presentation</w:t>
      </w:r>
      <w:r w:rsidRPr="00426EA8">
        <w:rPr>
          <w:rFonts w:ascii="Times New Roman" w:hAnsi="Times New Roman" w:cs="Times New Roman"/>
        </w:rPr>
        <w:t xml:space="preserve"> (B. Pusey, M. J. Kennard, &amp; A. Arthington, Eds.; pp. 26–48). </w:t>
      </w:r>
      <w:r w:rsidRPr="003D56A5">
        <w:rPr>
          <w:rFonts w:ascii="Times New Roman" w:hAnsi="Times New Roman" w:cs="Times New Roman"/>
          <w:lang w:val="pt-BR"/>
        </w:rPr>
        <w:t>CSIRO Publishing.</w:t>
      </w:r>
    </w:p>
    <w:p w14:paraId="5754853D" w14:textId="25BAB73D" w:rsidR="007145A4" w:rsidRPr="00426EA8" w:rsidRDefault="005D10FE">
      <w:pPr>
        <w:pStyle w:val="Bibliografia"/>
        <w:rPr>
          <w:rFonts w:ascii="Times New Roman" w:hAnsi="Times New Roman" w:cs="Times New Roman"/>
        </w:rPr>
      </w:pPr>
      <w:bookmarkStart w:id="136" w:name="ref-quiroz-jara2021"/>
      <w:bookmarkEnd w:id="135"/>
      <w:r w:rsidRPr="003D56A5">
        <w:rPr>
          <w:rFonts w:ascii="Times New Roman" w:hAnsi="Times New Roman" w:cs="Times New Roman"/>
          <w:lang w:val="pt-BR"/>
        </w:rPr>
        <w:t xml:space="preserve">Quiroz-Jara, M., Casini, S., Fossi, M. C., Orrego, R., Gavilán, J. F., &amp; Barra, R. (2021). </w:t>
      </w:r>
      <w:r w:rsidRPr="00426EA8">
        <w:rPr>
          <w:rFonts w:ascii="Times New Roman" w:hAnsi="Times New Roman" w:cs="Times New Roman"/>
        </w:rPr>
        <w:t xml:space="preserve">Integrated physiological biomarkers responses in wild fish exposed to the anthropogenic gradient in the biobío river, south-central chile. </w:t>
      </w:r>
      <w:r w:rsidRPr="00426EA8">
        <w:rPr>
          <w:rFonts w:ascii="Times New Roman" w:hAnsi="Times New Roman" w:cs="Times New Roman"/>
          <w:i/>
          <w:iCs/>
        </w:rPr>
        <w:t>Environmental Management</w:t>
      </w:r>
      <w:r w:rsidRPr="00426EA8">
        <w:rPr>
          <w:rFonts w:ascii="Times New Roman" w:hAnsi="Times New Roman" w:cs="Times New Roman"/>
        </w:rPr>
        <w:t xml:space="preserve">, </w:t>
      </w:r>
      <w:r w:rsidRPr="00426EA8">
        <w:rPr>
          <w:rFonts w:ascii="Times New Roman" w:hAnsi="Times New Roman" w:cs="Times New Roman"/>
          <w:i/>
          <w:iCs/>
        </w:rPr>
        <w:t>67</w:t>
      </w:r>
      <w:r w:rsidRPr="00426EA8">
        <w:rPr>
          <w:rFonts w:ascii="Times New Roman" w:hAnsi="Times New Roman" w:cs="Times New Roman"/>
        </w:rPr>
        <w:t xml:space="preserve">(6), 1145–1157. </w:t>
      </w:r>
      <w:hyperlink r:id="rId40">
        <w:r w:rsidRPr="00426EA8">
          <w:rPr>
            <w:rFonts w:ascii="Times New Roman" w:hAnsi="Times New Roman" w:cs="Times New Roman"/>
          </w:rPr>
          <w:t>https://doi.org/10.1007/s00267-021-01465-y</w:t>
        </w:r>
      </w:hyperlink>
    </w:p>
    <w:p w14:paraId="5754853E" w14:textId="32CCBC37" w:rsidR="007145A4" w:rsidRPr="00426EA8" w:rsidRDefault="005D10FE">
      <w:pPr>
        <w:pStyle w:val="Bibliografia"/>
        <w:rPr>
          <w:rFonts w:ascii="Times New Roman" w:hAnsi="Times New Roman" w:cs="Times New Roman"/>
        </w:rPr>
      </w:pPr>
      <w:bookmarkStart w:id="137" w:name="ref-rcoreteam2017"/>
      <w:bookmarkEnd w:id="136"/>
      <w:r w:rsidRPr="00426EA8">
        <w:rPr>
          <w:rFonts w:ascii="Times New Roman" w:hAnsi="Times New Roman" w:cs="Times New Roman"/>
        </w:rPr>
        <w:t xml:space="preserve">R Core Team. (2017). </w:t>
      </w:r>
      <w:r w:rsidRPr="00426EA8">
        <w:rPr>
          <w:rFonts w:ascii="Times New Roman" w:hAnsi="Times New Roman" w:cs="Times New Roman"/>
          <w:i/>
          <w:iCs/>
        </w:rPr>
        <w:t>R: A language and environment for statistical computing</w:t>
      </w:r>
      <w:r w:rsidRPr="00426EA8">
        <w:rPr>
          <w:rFonts w:ascii="Times New Roman" w:hAnsi="Times New Roman" w:cs="Times New Roman"/>
        </w:rPr>
        <w:t xml:space="preserve">. </w:t>
      </w:r>
      <w:hyperlink r:id="rId41">
        <w:r w:rsidRPr="00426EA8">
          <w:rPr>
            <w:rFonts w:ascii="Times New Roman" w:hAnsi="Times New Roman" w:cs="Times New Roman"/>
          </w:rPr>
          <w:t>https://www.R-project.org/</w:t>
        </w:r>
      </w:hyperlink>
    </w:p>
    <w:p w14:paraId="5754853F" w14:textId="7798420E" w:rsidR="007145A4" w:rsidRPr="003D56A5" w:rsidRDefault="005D10FE">
      <w:pPr>
        <w:pStyle w:val="Bibliografia"/>
        <w:rPr>
          <w:rFonts w:ascii="Times New Roman" w:hAnsi="Times New Roman" w:cs="Times New Roman"/>
          <w:lang w:val="pt-BR"/>
        </w:rPr>
      </w:pPr>
      <w:bookmarkStart w:id="138" w:name="ref-rstudioteam2022"/>
      <w:bookmarkEnd w:id="137"/>
      <w:r w:rsidRPr="00426EA8">
        <w:rPr>
          <w:rFonts w:ascii="Times New Roman" w:hAnsi="Times New Roman" w:cs="Times New Roman"/>
        </w:rPr>
        <w:t xml:space="preserve">R Studio Team. (2022). </w:t>
      </w:r>
      <w:r w:rsidRPr="00426EA8">
        <w:rPr>
          <w:rFonts w:ascii="Times New Roman" w:hAnsi="Times New Roman" w:cs="Times New Roman"/>
          <w:i/>
          <w:iCs/>
        </w:rPr>
        <w:t xml:space="preserve">RStudio: Integrated development environment for </w:t>
      </w:r>
      <w:r w:rsidR="003D56A5">
        <w:rPr>
          <w:rFonts w:ascii="Times New Roman" w:hAnsi="Times New Roman" w:cs="Times New Roman"/>
          <w:i/>
          <w:iCs/>
        </w:rPr>
        <w:t>R</w:t>
      </w:r>
      <w:r w:rsidRPr="00426EA8">
        <w:rPr>
          <w:rFonts w:ascii="Times New Roman" w:hAnsi="Times New Roman" w:cs="Times New Roman"/>
        </w:rPr>
        <w:t xml:space="preserve">. RStudio, PBC. </w:t>
      </w:r>
      <w:hyperlink r:id="rId42">
        <w:r w:rsidRPr="003D56A5">
          <w:rPr>
            <w:rFonts w:ascii="Times New Roman" w:hAnsi="Times New Roman" w:cs="Times New Roman"/>
            <w:lang w:val="pt-BR"/>
          </w:rPr>
          <w:t>https://posit.co/products/open-source/rstudio/</w:t>
        </w:r>
      </w:hyperlink>
    </w:p>
    <w:p w14:paraId="57548540" w14:textId="1CD1867B" w:rsidR="007145A4" w:rsidRPr="00426EA8" w:rsidRDefault="005D10FE">
      <w:pPr>
        <w:pStyle w:val="Bibliografia"/>
        <w:rPr>
          <w:rFonts w:ascii="Times New Roman" w:hAnsi="Times New Roman" w:cs="Times New Roman"/>
        </w:rPr>
      </w:pPr>
      <w:bookmarkStart w:id="139" w:name="ref-randall2002"/>
      <w:bookmarkEnd w:id="138"/>
      <w:r w:rsidRPr="003D56A5">
        <w:rPr>
          <w:rFonts w:ascii="Times New Roman" w:hAnsi="Times New Roman" w:cs="Times New Roman"/>
          <w:lang w:val="pt-BR"/>
        </w:rPr>
        <w:t xml:space="preserve">Randall, D. J., &amp; Tsui, T. K. N. (2002). </w:t>
      </w:r>
      <w:r w:rsidRPr="00426EA8">
        <w:rPr>
          <w:rFonts w:ascii="Times New Roman" w:hAnsi="Times New Roman" w:cs="Times New Roman"/>
        </w:rPr>
        <w:t xml:space="preserve">Ammonia toxicity in fish. </w:t>
      </w:r>
      <w:r w:rsidRPr="00426EA8">
        <w:rPr>
          <w:rFonts w:ascii="Times New Roman" w:hAnsi="Times New Roman" w:cs="Times New Roman"/>
          <w:i/>
          <w:iCs/>
        </w:rPr>
        <w:t>Marine Pollution Bulletin</w:t>
      </w:r>
      <w:r w:rsidRPr="00426EA8">
        <w:rPr>
          <w:rFonts w:ascii="Times New Roman" w:hAnsi="Times New Roman" w:cs="Times New Roman"/>
        </w:rPr>
        <w:t xml:space="preserve">, </w:t>
      </w:r>
      <w:r w:rsidRPr="00426EA8">
        <w:rPr>
          <w:rFonts w:ascii="Times New Roman" w:hAnsi="Times New Roman" w:cs="Times New Roman"/>
          <w:i/>
          <w:iCs/>
        </w:rPr>
        <w:t>45</w:t>
      </w:r>
      <w:r w:rsidRPr="00426EA8">
        <w:rPr>
          <w:rFonts w:ascii="Times New Roman" w:hAnsi="Times New Roman" w:cs="Times New Roman"/>
        </w:rPr>
        <w:t xml:space="preserve">(1-12), 17–23. </w:t>
      </w:r>
      <w:hyperlink r:id="rId43">
        <w:r w:rsidRPr="00426EA8">
          <w:rPr>
            <w:rFonts w:ascii="Times New Roman" w:hAnsi="Times New Roman" w:cs="Times New Roman"/>
          </w:rPr>
          <w:t>https://doi.org/10.1016/S0025-326X(02)00227-8</w:t>
        </w:r>
      </w:hyperlink>
    </w:p>
    <w:p w14:paraId="57548541" w14:textId="7B84F080" w:rsidR="007145A4" w:rsidRPr="00426EA8" w:rsidRDefault="005D10FE">
      <w:pPr>
        <w:pStyle w:val="Bibliografia"/>
        <w:rPr>
          <w:rFonts w:ascii="Times New Roman" w:hAnsi="Times New Roman" w:cs="Times New Roman"/>
        </w:rPr>
      </w:pPr>
      <w:bookmarkStart w:id="140" w:name="ref-ross2017"/>
      <w:bookmarkEnd w:id="139"/>
      <w:r w:rsidRPr="00426EA8">
        <w:rPr>
          <w:rFonts w:ascii="Times New Roman" w:hAnsi="Times New Roman" w:cs="Times New Roman"/>
        </w:rPr>
        <w:t xml:space="preserve">Ross, A., &amp; Willson, V. L. (2017). </w:t>
      </w:r>
      <w:r w:rsidRPr="00426EA8">
        <w:rPr>
          <w:rFonts w:ascii="Times New Roman" w:hAnsi="Times New Roman" w:cs="Times New Roman"/>
          <w:i/>
          <w:iCs/>
        </w:rPr>
        <w:t>Basic and advanced statistical tests</w:t>
      </w:r>
      <w:r w:rsidRPr="00426EA8">
        <w:rPr>
          <w:rFonts w:ascii="Times New Roman" w:hAnsi="Times New Roman" w:cs="Times New Roman"/>
        </w:rPr>
        <w:t>. Sense</w:t>
      </w:r>
      <w:r w:rsidR="003D56A5">
        <w:rPr>
          <w:rFonts w:ascii="Times New Roman" w:hAnsi="Times New Roman" w:cs="Times New Roman"/>
        </w:rPr>
        <w:t xml:space="preserve"> </w:t>
      </w:r>
      <w:r w:rsidRPr="00426EA8">
        <w:rPr>
          <w:rFonts w:ascii="Times New Roman" w:hAnsi="Times New Roman" w:cs="Times New Roman"/>
        </w:rPr>
        <w:t xml:space="preserve">Publishers. </w:t>
      </w:r>
      <w:hyperlink r:id="rId44">
        <w:r w:rsidRPr="00426EA8">
          <w:rPr>
            <w:rFonts w:ascii="Times New Roman" w:hAnsi="Times New Roman" w:cs="Times New Roman"/>
          </w:rPr>
          <w:t>https://doi.org/10.1007/978-94-6351-086-8</w:t>
        </w:r>
      </w:hyperlink>
    </w:p>
    <w:p w14:paraId="57548542" w14:textId="37D7A57C" w:rsidR="007145A4" w:rsidRPr="00426EA8" w:rsidRDefault="005D10FE">
      <w:pPr>
        <w:pStyle w:val="Bibliografia"/>
        <w:rPr>
          <w:rFonts w:ascii="Times New Roman" w:hAnsi="Times New Roman" w:cs="Times New Roman"/>
        </w:rPr>
      </w:pPr>
      <w:bookmarkStart w:id="141" w:name="ref-sabae2015"/>
      <w:bookmarkEnd w:id="140"/>
      <w:r w:rsidRPr="00426EA8">
        <w:rPr>
          <w:rFonts w:ascii="Times New Roman" w:hAnsi="Times New Roman" w:cs="Times New Roman"/>
        </w:rPr>
        <w:t xml:space="preserve">Sabae, S. Z., &amp; Mohamed, F. A. S. (2015). </w:t>
      </w:r>
      <w:r w:rsidRPr="00426EA8">
        <w:rPr>
          <w:rFonts w:ascii="Times New Roman" w:hAnsi="Times New Roman" w:cs="Times New Roman"/>
          <w:i/>
          <w:iCs/>
        </w:rPr>
        <w:t xml:space="preserve">Effect of environmental pollution on the health of tilapia spp. From </w:t>
      </w:r>
      <w:r w:rsidR="003D56A5">
        <w:rPr>
          <w:rFonts w:ascii="Times New Roman" w:hAnsi="Times New Roman" w:cs="Times New Roman"/>
          <w:i/>
          <w:iCs/>
        </w:rPr>
        <w:t>L</w:t>
      </w:r>
      <w:r w:rsidRPr="00426EA8">
        <w:rPr>
          <w:rFonts w:ascii="Times New Roman" w:hAnsi="Times New Roman" w:cs="Times New Roman"/>
          <w:i/>
          <w:iCs/>
        </w:rPr>
        <w:t xml:space="preserve">ake </w:t>
      </w:r>
      <w:r w:rsidR="003D56A5">
        <w:rPr>
          <w:rFonts w:ascii="Times New Roman" w:hAnsi="Times New Roman" w:cs="Times New Roman"/>
          <w:i/>
          <w:iCs/>
        </w:rPr>
        <w:t>Q</w:t>
      </w:r>
      <w:r w:rsidRPr="00426EA8">
        <w:rPr>
          <w:rFonts w:ascii="Times New Roman" w:hAnsi="Times New Roman" w:cs="Times New Roman"/>
          <w:i/>
          <w:iCs/>
        </w:rPr>
        <w:t>arun</w:t>
      </w:r>
      <w:r w:rsidRPr="00426EA8">
        <w:rPr>
          <w:rFonts w:ascii="Times New Roman" w:hAnsi="Times New Roman" w:cs="Times New Roman"/>
        </w:rPr>
        <w:t>.</w:t>
      </w:r>
    </w:p>
    <w:p w14:paraId="57548543" w14:textId="50DAF8BB" w:rsidR="007145A4" w:rsidRPr="00426EA8" w:rsidRDefault="005D10FE">
      <w:pPr>
        <w:pStyle w:val="Bibliografia"/>
        <w:rPr>
          <w:rFonts w:ascii="Times New Roman" w:hAnsi="Times New Roman" w:cs="Times New Roman"/>
        </w:rPr>
      </w:pPr>
      <w:bookmarkStart w:id="142" w:name="ref-sanchez2007"/>
      <w:bookmarkEnd w:id="141"/>
      <w:r w:rsidRPr="00426EA8">
        <w:rPr>
          <w:rFonts w:ascii="Times New Roman" w:hAnsi="Times New Roman" w:cs="Times New Roman"/>
        </w:rPr>
        <w:t>Sanchez, W., Aït-Aïssa, S., Palluel, O., Ditche, J.-M., &amp; Porcher, J.-M. (2007). Preliminary investigation of multi-biomarker responses in three-spined stickleback (</w:t>
      </w:r>
      <w:r w:rsidR="003D56A5" w:rsidRPr="003D56A5">
        <w:rPr>
          <w:rFonts w:ascii="Times New Roman" w:hAnsi="Times New Roman" w:cs="Times New Roman"/>
          <w:i/>
          <w:iCs/>
        </w:rPr>
        <w:t>G</w:t>
      </w:r>
      <w:r w:rsidRPr="003D56A5">
        <w:rPr>
          <w:rFonts w:ascii="Times New Roman" w:hAnsi="Times New Roman" w:cs="Times New Roman"/>
          <w:i/>
          <w:iCs/>
        </w:rPr>
        <w:t>asterosteus aculeatus</w:t>
      </w:r>
      <w:r w:rsidRPr="00426EA8">
        <w:rPr>
          <w:rFonts w:ascii="Times New Roman" w:hAnsi="Times New Roman" w:cs="Times New Roman"/>
        </w:rPr>
        <w:t xml:space="preserve"> </w:t>
      </w:r>
      <w:r w:rsidR="003D56A5">
        <w:rPr>
          <w:rFonts w:ascii="Times New Roman" w:hAnsi="Times New Roman" w:cs="Times New Roman"/>
        </w:rPr>
        <w:t>L</w:t>
      </w:r>
      <w:r w:rsidRPr="00426EA8">
        <w:rPr>
          <w:rFonts w:ascii="Times New Roman" w:hAnsi="Times New Roman" w:cs="Times New Roman"/>
        </w:rPr>
        <w:t xml:space="preserve">.) sampled in contaminated streams. </w:t>
      </w:r>
      <w:r w:rsidRPr="00426EA8">
        <w:rPr>
          <w:rFonts w:ascii="Times New Roman" w:hAnsi="Times New Roman" w:cs="Times New Roman"/>
          <w:i/>
          <w:iCs/>
        </w:rPr>
        <w:t>Ecotoxicology</w:t>
      </w:r>
      <w:r w:rsidRPr="00426EA8">
        <w:rPr>
          <w:rFonts w:ascii="Times New Roman" w:hAnsi="Times New Roman" w:cs="Times New Roman"/>
        </w:rPr>
        <w:t xml:space="preserve">, </w:t>
      </w:r>
      <w:r w:rsidRPr="00426EA8">
        <w:rPr>
          <w:rFonts w:ascii="Times New Roman" w:hAnsi="Times New Roman" w:cs="Times New Roman"/>
          <w:i/>
          <w:iCs/>
        </w:rPr>
        <w:t>16</w:t>
      </w:r>
      <w:r w:rsidRPr="00426EA8">
        <w:rPr>
          <w:rFonts w:ascii="Times New Roman" w:hAnsi="Times New Roman" w:cs="Times New Roman"/>
        </w:rPr>
        <w:t xml:space="preserve">(2), 279–287. </w:t>
      </w:r>
      <w:hyperlink r:id="rId45">
        <w:r w:rsidRPr="00426EA8">
          <w:rPr>
            <w:rFonts w:ascii="Times New Roman" w:hAnsi="Times New Roman" w:cs="Times New Roman"/>
          </w:rPr>
          <w:t>https://doi.org/10.1007/s10646-006-0131-z</w:t>
        </w:r>
      </w:hyperlink>
    </w:p>
    <w:p w14:paraId="57548544" w14:textId="4CA9A8D9" w:rsidR="007145A4" w:rsidRPr="00426EA8" w:rsidRDefault="005D10FE">
      <w:pPr>
        <w:pStyle w:val="Bibliografia"/>
        <w:rPr>
          <w:rFonts w:ascii="Times New Roman" w:hAnsi="Times New Roman" w:cs="Times New Roman"/>
        </w:rPr>
      </w:pPr>
      <w:bookmarkStart w:id="143" w:name="ref-sanchez2013"/>
      <w:bookmarkEnd w:id="142"/>
      <w:r w:rsidRPr="00426EA8">
        <w:rPr>
          <w:rFonts w:ascii="Times New Roman" w:hAnsi="Times New Roman" w:cs="Times New Roman"/>
        </w:rPr>
        <w:lastRenderedPageBreak/>
        <w:t xml:space="preserve">Sanchez, W., Burgeot, T., &amp; Porcher, J.-M. (2013). A novel “integrated biomarker response” calculation based on reference deviation concept. </w:t>
      </w:r>
      <w:r w:rsidRPr="00426EA8">
        <w:rPr>
          <w:rFonts w:ascii="Times New Roman" w:hAnsi="Times New Roman" w:cs="Times New Roman"/>
          <w:i/>
          <w:iCs/>
        </w:rPr>
        <w:t>Environmental Science and Pollution Research</w:t>
      </w:r>
      <w:r w:rsidRPr="00426EA8">
        <w:rPr>
          <w:rFonts w:ascii="Times New Roman" w:hAnsi="Times New Roman" w:cs="Times New Roman"/>
        </w:rPr>
        <w:t xml:space="preserve">, </w:t>
      </w:r>
      <w:r w:rsidRPr="00426EA8">
        <w:rPr>
          <w:rFonts w:ascii="Times New Roman" w:hAnsi="Times New Roman" w:cs="Times New Roman"/>
          <w:i/>
          <w:iCs/>
        </w:rPr>
        <w:t>20</w:t>
      </w:r>
      <w:r w:rsidRPr="00426EA8">
        <w:rPr>
          <w:rFonts w:ascii="Times New Roman" w:hAnsi="Times New Roman" w:cs="Times New Roman"/>
        </w:rPr>
        <w:t xml:space="preserve">(5), 2721–2725. </w:t>
      </w:r>
      <w:hyperlink r:id="rId46">
        <w:r w:rsidRPr="00426EA8">
          <w:rPr>
            <w:rFonts w:ascii="Times New Roman" w:hAnsi="Times New Roman" w:cs="Times New Roman"/>
          </w:rPr>
          <w:t>https://doi.org/10.1007/s11356-012-1359-1</w:t>
        </w:r>
      </w:hyperlink>
    </w:p>
    <w:p w14:paraId="57548545" w14:textId="0100A417" w:rsidR="007145A4" w:rsidRPr="003D56A5" w:rsidRDefault="005D10FE">
      <w:pPr>
        <w:pStyle w:val="Bibliografia"/>
        <w:rPr>
          <w:rFonts w:ascii="Times New Roman" w:hAnsi="Times New Roman" w:cs="Times New Roman"/>
          <w:lang w:val="pt-BR"/>
        </w:rPr>
      </w:pPr>
      <w:bookmarkStart w:id="144" w:name="ref-sanchez2010"/>
      <w:bookmarkEnd w:id="143"/>
      <w:r w:rsidRPr="00426EA8">
        <w:rPr>
          <w:rFonts w:ascii="Times New Roman" w:hAnsi="Times New Roman" w:cs="Times New Roman"/>
        </w:rPr>
        <w:t xml:space="preserve">Sanchez, W., Piccini, B., Maillot-Maréchal, E., &amp; Porcher, J.-M. (2010). Comparison of two reference systems for biomarker data analysis in a freshwater biomonitoring context. </w:t>
      </w:r>
      <w:r w:rsidRPr="003D56A5">
        <w:rPr>
          <w:rFonts w:ascii="Times New Roman" w:hAnsi="Times New Roman" w:cs="Times New Roman"/>
          <w:i/>
          <w:iCs/>
          <w:lang w:val="pt-BR"/>
        </w:rPr>
        <w:t>Environment International</w:t>
      </w:r>
      <w:r w:rsidRPr="003D56A5">
        <w:rPr>
          <w:rFonts w:ascii="Times New Roman" w:hAnsi="Times New Roman" w:cs="Times New Roman"/>
          <w:lang w:val="pt-BR"/>
        </w:rPr>
        <w:t xml:space="preserve">, </w:t>
      </w:r>
      <w:r w:rsidRPr="003D56A5">
        <w:rPr>
          <w:rFonts w:ascii="Times New Roman" w:hAnsi="Times New Roman" w:cs="Times New Roman"/>
          <w:i/>
          <w:iCs/>
          <w:lang w:val="pt-BR"/>
        </w:rPr>
        <w:t>36</w:t>
      </w:r>
      <w:r w:rsidRPr="003D56A5">
        <w:rPr>
          <w:rFonts w:ascii="Times New Roman" w:hAnsi="Times New Roman" w:cs="Times New Roman"/>
          <w:lang w:val="pt-BR"/>
        </w:rPr>
        <w:t xml:space="preserve">(4), 377–382. </w:t>
      </w:r>
      <w:r>
        <w:fldChar w:fldCharType="begin"/>
      </w:r>
      <w:r w:rsidRPr="006B76DB">
        <w:rPr>
          <w:lang w:val="pt-BR"/>
          <w:rPrChange w:id="145" w:author="Enelise Amado" w:date="2026-09-01T11:18:00Z" w16du:dateUtc="2026-09-01T14:18:00Z">
            <w:rPr/>
          </w:rPrChange>
        </w:rPr>
        <w:instrText>HYPERLINK "https://doi.org/10.1016/j.envint.2010.02.006" \h</w:instrText>
      </w:r>
      <w:r>
        <w:fldChar w:fldCharType="separate"/>
      </w:r>
      <w:r w:rsidRPr="003D56A5">
        <w:rPr>
          <w:rFonts w:ascii="Times New Roman" w:hAnsi="Times New Roman" w:cs="Times New Roman"/>
          <w:lang w:val="pt-BR"/>
        </w:rPr>
        <w:t>https://doi.org/10.1016/j.envint.2010.02.006</w:t>
      </w:r>
      <w:r>
        <w:fldChar w:fldCharType="end"/>
      </w:r>
    </w:p>
    <w:p w14:paraId="57548546" w14:textId="18F8CF81" w:rsidR="007145A4" w:rsidRPr="00426EA8" w:rsidRDefault="005D10FE">
      <w:pPr>
        <w:pStyle w:val="Bibliografia"/>
        <w:rPr>
          <w:rFonts w:ascii="Times New Roman" w:hAnsi="Times New Roman" w:cs="Times New Roman"/>
        </w:rPr>
      </w:pPr>
      <w:bookmarkStart w:id="146" w:name="ref-santos2017"/>
      <w:bookmarkEnd w:id="144"/>
      <w:r w:rsidRPr="003D56A5">
        <w:rPr>
          <w:rFonts w:ascii="Times New Roman" w:hAnsi="Times New Roman" w:cs="Times New Roman"/>
          <w:lang w:val="pt-BR"/>
        </w:rPr>
        <w:t xml:space="preserve">Santos, M. B., Monteiro Neto, I. E., Souza Melo, S. R. C., &amp; Amado, E. M. (2017). </w:t>
      </w:r>
      <w:r w:rsidRPr="00426EA8">
        <w:rPr>
          <w:rFonts w:ascii="Times New Roman" w:hAnsi="Times New Roman" w:cs="Times New Roman"/>
        </w:rPr>
        <w:t xml:space="preserve">Hemolymph and gill carbonic anhydrase are more sensitive to aquatic contamination than mantle carbonic anhydrase in the mangrove oyster </w:t>
      </w:r>
      <w:r w:rsidR="003D56A5" w:rsidRPr="003D56A5">
        <w:rPr>
          <w:rFonts w:ascii="Times New Roman" w:hAnsi="Times New Roman" w:cs="Times New Roman"/>
          <w:i/>
          <w:iCs/>
        </w:rPr>
        <w:t>C</w:t>
      </w:r>
      <w:r w:rsidRPr="003D56A5">
        <w:rPr>
          <w:rFonts w:ascii="Times New Roman" w:hAnsi="Times New Roman" w:cs="Times New Roman"/>
          <w:i/>
          <w:iCs/>
        </w:rPr>
        <w:t>rassostrea rhizophorae</w:t>
      </w:r>
      <w:r w:rsidRPr="00426EA8">
        <w:rPr>
          <w:rFonts w:ascii="Times New Roman" w:hAnsi="Times New Roman" w:cs="Times New Roman"/>
        </w:rPr>
        <w:t xml:space="preserve">. </w:t>
      </w:r>
      <w:r w:rsidRPr="00426EA8">
        <w:rPr>
          <w:rFonts w:ascii="Times New Roman" w:hAnsi="Times New Roman" w:cs="Times New Roman"/>
          <w:i/>
          <w:iCs/>
        </w:rPr>
        <w:t>Comparative Biochemistry and Physiology Part C: Toxicology &amp; Pharmacology</w:t>
      </w:r>
      <w:r w:rsidRPr="00426EA8">
        <w:rPr>
          <w:rFonts w:ascii="Times New Roman" w:hAnsi="Times New Roman" w:cs="Times New Roman"/>
        </w:rPr>
        <w:t xml:space="preserve">, </w:t>
      </w:r>
      <w:r w:rsidRPr="00426EA8">
        <w:rPr>
          <w:rFonts w:ascii="Times New Roman" w:hAnsi="Times New Roman" w:cs="Times New Roman"/>
          <w:i/>
          <w:iCs/>
        </w:rPr>
        <w:t>201</w:t>
      </w:r>
      <w:r w:rsidRPr="00426EA8">
        <w:rPr>
          <w:rFonts w:ascii="Times New Roman" w:hAnsi="Times New Roman" w:cs="Times New Roman"/>
        </w:rPr>
        <w:t xml:space="preserve">, 19–25. </w:t>
      </w:r>
      <w:hyperlink r:id="rId47">
        <w:r w:rsidRPr="00426EA8">
          <w:rPr>
            <w:rFonts w:ascii="Times New Roman" w:hAnsi="Times New Roman" w:cs="Times New Roman"/>
          </w:rPr>
          <w:t>https://doi.org/10.1016/j.cbpc.2017.08.008</w:t>
        </w:r>
      </w:hyperlink>
    </w:p>
    <w:p w14:paraId="57548547" w14:textId="01F9BD02" w:rsidR="007145A4" w:rsidRPr="00426EA8" w:rsidRDefault="005D10FE">
      <w:pPr>
        <w:pStyle w:val="Bibliografia"/>
        <w:rPr>
          <w:rFonts w:ascii="Times New Roman" w:hAnsi="Times New Roman" w:cs="Times New Roman"/>
        </w:rPr>
      </w:pPr>
      <w:bookmarkStart w:id="147" w:name="ref-smital1998"/>
      <w:bookmarkEnd w:id="146"/>
      <w:r w:rsidRPr="00426EA8">
        <w:rPr>
          <w:rFonts w:ascii="Times New Roman" w:hAnsi="Times New Roman" w:cs="Times New Roman"/>
        </w:rPr>
        <w:t xml:space="preserve">Smital, T., &amp; Kurelec, B. (1998). The chemosensitizers of multixenobiotic resistance mechanism in aquatic invertebrates: A new class of pollutants. </w:t>
      </w:r>
      <w:r w:rsidRPr="00426EA8">
        <w:rPr>
          <w:rFonts w:ascii="Times New Roman" w:hAnsi="Times New Roman" w:cs="Times New Roman"/>
          <w:i/>
          <w:iCs/>
        </w:rPr>
        <w:t>Mutation Research - Fundamental and Molecular Mechanisms of Mutagenesis</w:t>
      </w:r>
      <w:r w:rsidRPr="00426EA8">
        <w:rPr>
          <w:rFonts w:ascii="Times New Roman" w:hAnsi="Times New Roman" w:cs="Times New Roman"/>
        </w:rPr>
        <w:t xml:space="preserve">, </w:t>
      </w:r>
      <w:r w:rsidRPr="00426EA8">
        <w:rPr>
          <w:rFonts w:ascii="Times New Roman" w:hAnsi="Times New Roman" w:cs="Times New Roman"/>
          <w:i/>
          <w:iCs/>
        </w:rPr>
        <w:t>399</w:t>
      </w:r>
      <w:r w:rsidRPr="00426EA8">
        <w:rPr>
          <w:rFonts w:ascii="Times New Roman" w:hAnsi="Times New Roman" w:cs="Times New Roman"/>
        </w:rPr>
        <w:t xml:space="preserve">(1), 43–53. </w:t>
      </w:r>
      <w:hyperlink r:id="rId48">
        <w:r w:rsidRPr="00426EA8">
          <w:rPr>
            <w:rFonts w:ascii="Times New Roman" w:hAnsi="Times New Roman" w:cs="Times New Roman"/>
          </w:rPr>
          <w:t>https://doi.org/10.1016/S0027-5107(97)00265-0</w:t>
        </w:r>
      </w:hyperlink>
    </w:p>
    <w:p w14:paraId="57548548" w14:textId="4BF9323F" w:rsidR="007145A4" w:rsidRPr="00426EA8" w:rsidRDefault="005D10FE">
      <w:pPr>
        <w:pStyle w:val="Bibliografia"/>
        <w:rPr>
          <w:rFonts w:ascii="Times New Roman" w:hAnsi="Times New Roman" w:cs="Times New Roman"/>
        </w:rPr>
      </w:pPr>
      <w:bookmarkStart w:id="148" w:name="ref-smital2004"/>
      <w:bookmarkEnd w:id="147"/>
      <w:r w:rsidRPr="00426EA8">
        <w:rPr>
          <w:rFonts w:ascii="Times New Roman" w:hAnsi="Times New Roman" w:cs="Times New Roman"/>
        </w:rPr>
        <w:t xml:space="preserve">Smital, T., Luckenbach, T., Sauerborn Klobucar, R., Hamdoun, A., Vega, R., &amp; Epel, D. (2004). Emerging contaminants - pesticides, PPCPs, microbial degradation products and natural substances as inhibitors of multixenobiotic defense in aquatic organisms. </w:t>
      </w:r>
      <w:r w:rsidRPr="00426EA8">
        <w:rPr>
          <w:rFonts w:ascii="Times New Roman" w:hAnsi="Times New Roman" w:cs="Times New Roman"/>
          <w:i/>
          <w:iCs/>
        </w:rPr>
        <w:t>Mutation Research</w:t>
      </w:r>
      <w:r w:rsidRPr="00426EA8">
        <w:rPr>
          <w:rFonts w:ascii="Times New Roman" w:hAnsi="Times New Roman" w:cs="Times New Roman"/>
        </w:rPr>
        <w:t xml:space="preserve">, </w:t>
      </w:r>
      <w:r w:rsidRPr="00426EA8">
        <w:rPr>
          <w:rFonts w:ascii="Times New Roman" w:hAnsi="Times New Roman" w:cs="Times New Roman"/>
          <w:i/>
          <w:iCs/>
        </w:rPr>
        <w:t>552</w:t>
      </w:r>
      <w:r w:rsidRPr="00426EA8">
        <w:rPr>
          <w:rFonts w:ascii="Times New Roman" w:hAnsi="Times New Roman" w:cs="Times New Roman"/>
        </w:rPr>
        <w:t xml:space="preserve">, 101–117. </w:t>
      </w:r>
      <w:hyperlink r:id="rId49">
        <w:r w:rsidRPr="00426EA8">
          <w:rPr>
            <w:rFonts w:ascii="Times New Roman" w:hAnsi="Times New Roman" w:cs="Times New Roman"/>
          </w:rPr>
          <w:t>https://doi.org/10.1016/j.mrfmmm.2004.06.006</w:t>
        </w:r>
      </w:hyperlink>
    </w:p>
    <w:p w14:paraId="57548549" w14:textId="77777777" w:rsidR="007145A4" w:rsidRPr="003D56A5" w:rsidRDefault="005D10FE">
      <w:pPr>
        <w:pStyle w:val="Bibliografia"/>
        <w:rPr>
          <w:rFonts w:ascii="Times New Roman" w:hAnsi="Times New Roman" w:cs="Times New Roman"/>
          <w:lang w:val="pt-BR"/>
        </w:rPr>
      </w:pPr>
      <w:bookmarkStart w:id="149" w:name="ref-soler2004"/>
      <w:bookmarkEnd w:id="148"/>
      <w:r w:rsidRPr="00426EA8">
        <w:rPr>
          <w:rFonts w:ascii="Times New Roman" w:hAnsi="Times New Roman" w:cs="Times New Roman"/>
        </w:rPr>
        <w:t xml:space="preserve">Soler, J. M. P. (2004). </w:t>
      </w:r>
      <w:r w:rsidRPr="003D56A5">
        <w:rPr>
          <w:rFonts w:ascii="Times New Roman" w:hAnsi="Times New Roman" w:cs="Times New Roman"/>
          <w:i/>
          <w:iCs/>
          <w:lang w:val="pt-BR"/>
        </w:rPr>
        <w:t>Planejamento de experimentos e pesquisa em limnologia</w:t>
      </w:r>
      <w:r w:rsidRPr="003D56A5">
        <w:rPr>
          <w:rFonts w:ascii="Times New Roman" w:hAnsi="Times New Roman" w:cs="Times New Roman"/>
          <w:lang w:val="pt-BR"/>
        </w:rPr>
        <w:t xml:space="preserve"> (pp. 16–24). BICUDO, C. E. M. BICUDO, D. C.</w:t>
      </w:r>
    </w:p>
    <w:p w14:paraId="5754854A" w14:textId="6BB6EFC0" w:rsidR="007145A4" w:rsidRPr="00426EA8" w:rsidRDefault="005D10FE">
      <w:pPr>
        <w:pStyle w:val="Bibliografia"/>
        <w:rPr>
          <w:rFonts w:ascii="Times New Roman" w:hAnsi="Times New Roman" w:cs="Times New Roman"/>
        </w:rPr>
      </w:pPr>
      <w:bookmarkStart w:id="150" w:name="ref-terra2016"/>
      <w:bookmarkEnd w:id="149"/>
      <w:r w:rsidRPr="003D56A5">
        <w:rPr>
          <w:rFonts w:ascii="Times New Roman" w:hAnsi="Times New Roman" w:cs="Times New Roman"/>
          <w:lang w:val="pt-BR"/>
        </w:rPr>
        <w:t xml:space="preserve">Terra, B. D. F., Hughes, R. M., &amp; Araújo, F. G. (2016). </w:t>
      </w:r>
      <w:r w:rsidRPr="00426EA8">
        <w:rPr>
          <w:rFonts w:ascii="Times New Roman" w:hAnsi="Times New Roman" w:cs="Times New Roman"/>
        </w:rPr>
        <w:t xml:space="preserve">Fish assemblages in </w:t>
      </w:r>
      <w:r w:rsidR="003D56A5" w:rsidRPr="00426EA8">
        <w:rPr>
          <w:rFonts w:ascii="Times New Roman" w:hAnsi="Times New Roman" w:cs="Times New Roman"/>
        </w:rPr>
        <w:t>Atlantic Forest</w:t>
      </w:r>
      <w:r w:rsidRPr="00426EA8">
        <w:rPr>
          <w:rFonts w:ascii="Times New Roman" w:hAnsi="Times New Roman" w:cs="Times New Roman"/>
        </w:rPr>
        <w:t xml:space="preserve"> streams: The relative influence of local and catchment environments on taxonomic and </w:t>
      </w:r>
      <w:r w:rsidRPr="00426EA8">
        <w:rPr>
          <w:rFonts w:ascii="Times New Roman" w:hAnsi="Times New Roman" w:cs="Times New Roman"/>
        </w:rPr>
        <w:lastRenderedPageBreak/>
        <w:t xml:space="preserve">functional species. </w:t>
      </w:r>
      <w:r w:rsidRPr="00426EA8">
        <w:rPr>
          <w:rFonts w:ascii="Times New Roman" w:hAnsi="Times New Roman" w:cs="Times New Roman"/>
          <w:i/>
          <w:iCs/>
        </w:rPr>
        <w:t>Ecology of Freshwater Fish</w:t>
      </w:r>
      <w:r w:rsidRPr="00426EA8">
        <w:rPr>
          <w:rFonts w:ascii="Times New Roman" w:hAnsi="Times New Roman" w:cs="Times New Roman"/>
        </w:rPr>
        <w:t xml:space="preserve">, </w:t>
      </w:r>
      <w:r w:rsidRPr="00426EA8">
        <w:rPr>
          <w:rFonts w:ascii="Times New Roman" w:hAnsi="Times New Roman" w:cs="Times New Roman"/>
          <w:i/>
          <w:iCs/>
        </w:rPr>
        <w:t>25</w:t>
      </w:r>
      <w:r w:rsidRPr="00426EA8">
        <w:rPr>
          <w:rFonts w:ascii="Times New Roman" w:hAnsi="Times New Roman" w:cs="Times New Roman"/>
        </w:rPr>
        <w:t xml:space="preserve">(4), 527–544. </w:t>
      </w:r>
      <w:hyperlink r:id="rId50">
        <w:r w:rsidRPr="00426EA8">
          <w:rPr>
            <w:rFonts w:ascii="Times New Roman" w:hAnsi="Times New Roman" w:cs="Times New Roman"/>
          </w:rPr>
          <w:t>https://doi.org/10.1111/eff.12231</w:t>
        </w:r>
      </w:hyperlink>
    </w:p>
    <w:p w14:paraId="5754854B" w14:textId="10D34178" w:rsidR="007145A4" w:rsidRPr="00426EA8" w:rsidRDefault="005D10FE">
      <w:pPr>
        <w:pStyle w:val="Bibliografia"/>
        <w:rPr>
          <w:rFonts w:ascii="Times New Roman" w:hAnsi="Times New Roman" w:cs="Times New Roman"/>
        </w:rPr>
      </w:pPr>
      <w:bookmarkStart w:id="151" w:name="ref-yan2016"/>
      <w:bookmarkEnd w:id="150"/>
      <w:r w:rsidRPr="00426EA8">
        <w:rPr>
          <w:rFonts w:ascii="Times New Roman" w:hAnsi="Times New Roman" w:cs="Times New Roman"/>
        </w:rPr>
        <w:t xml:space="preserve">Yan, Z., Han, W., Peñuelas, J., Sardans, J., Elser, J. J., Du, E., Reich, P. B., &amp; Fang, J. (2016). Phosphorus accumulates faster than nitrogen globally in freshwater ecosystems under anthropogenic impacts. </w:t>
      </w:r>
      <w:r w:rsidRPr="00426EA8">
        <w:rPr>
          <w:rFonts w:ascii="Times New Roman" w:hAnsi="Times New Roman" w:cs="Times New Roman"/>
          <w:i/>
          <w:iCs/>
        </w:rPr>
        <w:t>Ecology Letters</w:t>
      </w:r>
      <w:r w:rsidRPr="00426EA8">
        <w:rPr>
          <w:rFonts w:ascii="Times New Roman" w:hAnsi="Times New Roman" w:cs="Times New Roman"/>
        </w:rPr>
        <w:t xml:space="preserve">, </w:t>
      </w:r>
      <w:r w:rsidRPr="00426EA8">
        <w:rPr>
          <w:rFonts w:ascii="Times New Roman" w:hAnsi="Times New Roman" w:cs="Times New Roman"/>
          <w:i/>
          <w:iCs/>
        </w:rPr>
        <w:t>19</w:t>
      </w:r>
      <w:r w:rsidRPr="00426EA8">
        <w:rPr>
          <w:rFonts w:ascii="Times New Roman" w:hAnsi="Times New Roman" w:cs="Times New Roman"/>
        </w:rPr>
        <w:t xml:space="preserve">(10), 1237–1246. </w:t>
      </w:r>
      <w:hyperlink r:id="rId51">
        <w:r w:rsidRPr="00426EA8">
          <w:rPr>
            <w:rFonts w:ascii="Times New Roman" w:hAnsi="Times New Roman" w:cs="Times New Roman"/>
          </w:rPr>
          <w:t>https://doi.org/10.1111/ele.12658</w:t>
        </w:r>
      </w:hyperlink>
    </w:p>
    <w:p w14:paraId="5754854C" w14:textId="22D8E91F" w:rsidR="007145A4" w:rsidRPr="00426EA8" w:rsidRDefault="005D10FE">
      <w:pPr>
        <w:pStyle w:val="Bibliografia"/>
        <w:rPr>
          <w:rFonts w:ascii="Times New Roman" w:hAnsi="Times New Roman" w:cs="Times New Roman"/>
        </w:rPr>
      </w:pPr>
      <w:bookmarkStart w:id="152" w:name="ref-younis2015"/>
      <w:bookmarkEnd w:id="151"/>
      <w:r w:rsidRPr="00426EA8">
        <w:rPr>
          <w:rFonts w:ascii="Times New Roman" w:hAnsi="Times New Roman" w:cs="Times New Roman"/>
        </w:rPr>
        <w:t xml:space="preserve">Younis, E. M., Al-Asgah, N. A., Abdel-Warith, A.-W. A., &amp; Al-Mutairi, A. A. (2015). Seasonal variations in the body composition and bioaccumulation of heavy metals in </w:t>
      </w:r>
      <w:r w:rsidR="003D56A5" w:rsidRPr="00426EA8">
        <w:rPr>
          <w:rFonts w:ascii="Times New Roman" w:hAnsi="Times New Roman" w:cs="Times New Roman"/>
        </w:rPr>
        <w:t>Nile</w:t>
      </w:r>
      <w:r w:rsidRPr="00426EA8">
        <w:rPr>
          <w:rFonts w:ascii="Times New Roman" w:hAnsi="Times New Roman" w:cs="Times New Roman"/>
        </w:rPr>
        <w:t xml:space="preserve"> tilapia collected from drainage canals in </w:t>
      </w:r>
      <w:r w:rsidR="003D56A5">
        <w:rPr>
          <w:rFonts w:ascii="Times New Roman" w:hAnsi="Times New Roman" w:cs="Times New Roman"/>
        </w:rPr>
        <w:t>A</w:t>
      </w:r>
      <w:r w:rsidRPr="00426EA8">
        <w:rPr>
          <w:rFonts w:ascii="Times New Roman" w:hAnsi="Times New Roman" w:cs="Times New Roman"/>
        </w:rPr>
        <w:t xml:space="preserve">l-ahsa, </w:t>
      </w:r>
      <w:r w:rsidR="003D56A5">
        <w:rPr>
          <w:rFonts w:ascii="Times New Roman" w:hAnsi="Times New Roman" w:cs="Times New Roman"/>
        </w:rPr>
        <w:t>S</w:t>
      </w:r>
      <w:r w:rsidRPr="00426EA8">
        <w:rPr>
          <w:rFonts w:ascii="Times New Roman" w:hAnsi="Times New Roman" w:cs="Times New Roman"/>
        </w:rPr>
        <w:t xml:space="preserve">audi </w:t>
      </w:r>
      <w:r w:rsidR="003D56A5">
        <w:rPr>
          <w:rFonts w:ascii="Times New Roman" w:hAnsi="Times New Roman" w:cs="Times New Roman"/>
        </w:rPr>
        <w:t>A</w:t>
      </w:r>
      <w:r w:rsidRPr="00426EA8">
        <w:rPr>
          <w:rFonts w:ascii="Times New Roman" w:hAnsi="Times New Roman" w:cs="Times New Roman"/>
        </w:rPr>
        <w:t xml:space="preserve">rabia. </w:t>
      </w:r>
      <w:r w:rsidRPr="00426EA8">
        <w:rPr>
          <w:rFonts w:ascii="Times New Roman" w:hAnsi="Times New Roman" w:cs="Times New Roman"/>
          <w:i/>
          <w:iCs/>
        </w:rPr>
        <w:t>Saudi Journal of Biological Sciences</w:t>
      </w:r>
      <w:r w:rsidRPr="00426EA8">
        <w:rPr>
          <w:rFonts w:ascii="Times New Roman" w:hAnsi="Times New Roman" w:cs="Times New Roman"/>
        </w:rPr>
        <w:t xml:space="preserve">, </w:t>
      </w:r>
      <w:r w:rsidRPr="00426EA8">
        <w:rPr>
          <w:rFonts w:ascii="Times New Roman" w:hAnsi="Times New Roman" w:cs="Times New Roman"/>
          <w:i/>
          <w:iCs/>
        </w:rPr>
        <w:t>22</w:t>
      </w:r>
      <w:r w:rsidRPr="00426EA8">
        <w:rPr>
          <w:rFonts w:ascii="Times New Roman" w:hAnsi="Times New Roman" w:cs="Times New Roman"/>
        </w:rPr>
        <w:t xml:space="preserve">(4), 443–447. </w:t>
      </w:r>
      <w:hyperlink r:id="rId52">
        <w:r w:rsidRPr="00426EA8">
          <w:rPr>
            <w:rFonts w:ascii="Times New Roman" w:hAnsi="Times New Roman" w:cs="Times New Roman"/>
          </w:rPr>
          <w:t>https://doi.org/10.1016/j.sjbs.2014.11.020</w:t>
        </w:r>
      </w:hyperlink>
    </w:p>
    <w:p w14:paraId="5754854D" w14:textId="60B22921" w:rsidR="007145A4" w:rsidRPr="00426EA8" w:rsidRDefault="005D10FE">
      <w:pPr>
        <w:pStyle w:val="Bibliografia"/>
        <w:rPr>
          <w:rFonts w:ascii="Times New Roman" w:hAnsi="Times New Roman" w:cs="Times New Roman"/>
        </w:rPr>
      </w:pPr>
      <w:bookmarkStart w:id="153" w:name="ref-yun2026"/>
      <w:bookmarkEnd w:id="152"/>
      <w:r w:rsidRPr="00426EA8">
        <w:rPr>
          <w:rFonts w:ascii="Times New Roman" w:hAnsi="Times New Roman" w:cs="Times New Roman"/>
        </w:rPr>
        <w:t xml:space="preserve">Yun, S. C., Jeong, H., Lee, J.-S., Kim, J.-H., Kim, I.-C., Maszczyk, P., Yang, Z., Hagiwara, A., &amp; Lee, J.-S. (2026). A review of ammonia toxicity on aquatic organisms: Species-specific responses, microbial shifts, and environmental interactions. </w:t>
      </w:r>
      <w:r w:rsidRPr="00426EA8">
        <w:rPr>
          <w:rFonts w:ascii="Times New Roman" w:hAnsi="Times New Roman" w:cs="Times New Roman"/>
          <w:i/>
          <w:iCs/>
        </w:rPr>
        <w:t>Comparative Biochemistry and Physiology Part C: Toxicology &amp; Pharmacology</w:t>
      </w:r>
      <w:r w:rsidRPr="00426EA8">
        <w:rPr>
          <w:rFonts w:ascii="Times New Roman" w:hAnsi="Times New Roman" w:cs="Times New Roman"/>
        </w:rPr>
        <w:t xml:space="preserve">, </w:t>
      </w:r>
      <w:r w:rsidRPr="00426EA8">
        <w:rPr>
          <w:rFonts w:ascii="Times New Roman" w:hAnsi="Times New Roman" w:cs="Times New Roman"/>
          <w:i/>
          <w:iCs/>
        </w:rPr>
        <w:t>300</w:t>
      </w:r>
      <w:r w:rsidRPr="00426EA8">
        <w:rPr>
          <w:rFonts w:ascii="Times New Roman" w:hAnsi="Times New Roman" w:cs="Times New Roman"/>
        </w:rPr>
        <w:t xml:space="preserve">, 110388. </w:t>
      </w:r>
      <w:hyperlink r:id="rId53">
        <w:r w:rsidRPr="00426EA8">
          <w:rPr>
            <w:rFonts w:ascii="Times New Roman" w:hAnsi="Times New Roman" w:cs="Times New Roman"/>
          </w:rPr>
          <w:t>https://doi.org/10.1016/j.cbpc.2025.110388</w:t>
        </w:r>
      </w:hyperlink>
    </w:p>
    <w:p w14:paraId="5754854E" w14:textId="234ADFE4" w:rsidR="007145A4" w:rsidRPr="00426EA8" w:rsidRDefault="005D10FE">
      <w:pPr>
        <w:pStyle w:val="Bibliografia"/>
        <w:rPr>
          <w:rFonts w:ascii="Times New Roman" w:hAnsi="Times New Roman" w:cs="Times New Roman"/>
        </w:rPr>
      </w:pPr>
      <w:bookmarkStart w:id="154" w:name="ref-zaja2006"/>
      <w:bookmarkEnd w:id="153"/>
      <w:r w:rsidRPr="00426EA8">
        <w:rPr>
          <w:rFonts w:ascii="Times New Roman" w:hAnsi="Times New Roman" w:cs="Times New Roman"/>
        </w:rPr>
        <w:t xml:space="preserve">Žaja, R., Klobučar, G. I. V., Sauerborn Klobučar, R., Hackenberger, B. K., &amp; Smital, T. (2006). Haemolymph as compartment for efficient and non-destructive determination of p-glycoprotein (pgp) mediated MXR activity in bivalves. </w:t>
      </w:r>
      <w:r w:rsidRPr="00426EA8">
        <w:rPr>
          <w:rFonts w:ascii="Times New Roman" w:hAnsi="Times New Roman" w:cs="Times New Roman"/>
          <w:i/>
          <w:iCs/>
        </w:rPr>
        <w:t>Comparative Biochemistry and Physiology Part C: Toxicology &amp; Pharmacology</w:t>
      </w:r>
      <w:r w:rsidRPr="00426EA8">
        <w:rPr>
          <w:rFonts w:ascii="Times New Roman" w:hAnsi="Times New Roman" w:cs="Times New Roman"/>
        </w:rPr>
        <w:t xml:space="preserve">, </w:t>
      </w:r>
      <w:r w:rsidRPr="00426EA8">
        <w:rPr>
          <w:rFonts w:ascii="Times New Roman" w:hAnsi="Times New Roman" w:cs="Times New Roman"/>
          <w:i/>
          <w:iCs/>
        </w:rPr>
        <w:t>143</w:t>
      </w:r>
      <w:r w:rsidRPr="00426EA8">
        <w:rPr>
          <w:rFonts w:ascii="Times New Roman" w:hAnsi="Times New Roman" w:cs="Times New Roman"/>
        </w:rPr>
        <w:t xml:space="preserve">(1), 103–112. </w:t>
      </w:r>
      <w:hyperlink r:id="rId54">
        <w:r w:rsidRPr="00426EA8">
          <w:rPr>
            <w:rFonts w:ascii="Times New Roman" w:hAnsi="Times New Roman" w:cs="Times New Roman"/>
          </w:rPr>
          <w:t>https://doi.org/10.1016/j.cbpc.2005.12.009</w:t>
        </w:r>
      </w:hyperlink>
    </w:p>
    <w:p w14:paraId="5754854F" w14:textId="77777777" w:rsidR="007145A4" w:rsidRPr="00426EA8" w:rsidRDefault="005D10FE">
      <w:pPr>
        <w:pStyle w:val="Bibliografia"/>
        <w:rPr>
          <w:rFonts w:ascii="Times New Roman" w:hAnsi="Times New Roman" w:cs="Times New Roman"/>
        </w:rPr>
      </w:pPr>
      <w:bookmarkStart w:id="155" w:name="ref-zar2010"/>
      <w:bookmarkEnd w:id="154"/>
      <w:r w:rsidRPr="00426EA8">
        <w:rPr>
          <w:rFonts w:ascii="Times New Roman" w:hAnsi="Times New Roman" w:cs="Times New Roman"/>
        </w:rPr>
        <w:t xml:space="preserve">Zar, J. H. (2010). </w:t>
      </w:r>
      <w:r w:rsidRPr="00426EA8">
        <w:rPr>
          <w:rFonts w:ascii="Times New Roman" w:hAnsi="Times New Roman" w:cs="Times New Roman"/>
          <w:i/>
          <w:iCs/>
        </w:rPr>
        <w:t>Biostatistical analysis</w:t>
      </w:r>
      <w:r w:rsidRPr="00426EA8">
        <w:rPr>
          <w:rFonts w:ascii="Times New Roman" w:hAnsi="Times New Roman" w:cs="Times New Roman"/>
        </w:rPr>
        <w:t xml:space="preserve"> (5th ed.). Prentice Hall.</w:t>
      </w:r>
    </w:p>
    <w:p w14:paraId="57548550" w14:textId="77777777" w:rsidR="007145A4" w:rsidRPr="00426EA8" w:rsidRDefault="005D10FE">
      <w:pPr>
        <w:pStyle w:val="Ttulo1"/>
        <w:rPr>
          <w:rFonts w:ascii="Times New Roman" w:hAnsi="Times New Roman" w:cs="Times New Roman"/>
          <w:szCs w:val="24"/>
        </w:rPr>
      </w:pPr>
      <w:bookmarkStart w:id="156" w:name="_Toc238982320"/>
      <w:bookmarkStart w:id="157" w:name="figures-and-tables"/>
      <w:bookmarkEnd w:id="63"/>
      <w:bookmarkEnd w:id="65"/>
      <w:bookmarkEnd w:id="155"/>
      <w:r w:rsidRPr="00426EA8">
        <w:rPr>
          <w:rFonts w:ascii="Times New Roman" w:hAnsi="Times New Roman" w:cs="Times New Roman"/>
          <w:szCs w:val="24"/>
        </w:rPr>
        <w:lastRenderedPageBreak/>
        <w:t>Figures and Tables</w:t>
      </w:r>
      <w:bookmarkEnd w:id="156"/>
    </w:p>
    <w:p w14:paraId="57548551" w14:textId="51E04C92" w:rsidR="007145A4" w:rsidRPr="00426EA8" w:rsidRDefault="005D10FE">
      <w:pPr>
        <w:pStyle w:val="FirstParagraph"/>
        <w:rPr>
          <w:rFonts w:ascii="Times New Roman" w:hAnsi="Times New Roman" w:cs="Times New Roman"/>
        </w:rPr>
      </w:pPr>
      <w:hyperlink w:anchor="fig-mapa">
        <w:r w:rsidRPr="00426EA8">
          <w:rPr>
            <w:rFonts w:ascii="Times New Roman" w:hAnsi="Times New Roman" w:cs="Times New Roman"/>
          </w:rPr>
          <w:t>Figure 1</w:t>
        </w:r>
      </w:hyperlink>
      <w:r w:rsidRPr="00426EA8">
        <w:rPr>
          <w:rFonts w:ascii="Times New Roman" w:hAnsi="Times New Roman" w:cs="Times New Roman"/>
        </w:rPr>
        <w:t>: Location of sampling sites along the Barro Branco Stream (Mamanguape, PB) (Site 1 06°43’06”S and 35°10’54”W; Site 2 06°42’38”S and 35°10’38”W; Site 3 06°43’06”S and 35°10’54”W; Site 4 06°41’46”S and 35°10’36”W; Site 5 06°40’56”S and 35°10’27”; Site 6 06°40’18”S and 35°10’34”W). *Site 1 is the reference site for this study.</w:t>
      </w:r>
    </w:p>
    <w:p w14:paraId="57548552" w14:textId="3429C134" w:rsidR="007145A4" w:rsidRPr="00426EA8" w:rsidRDefault="005D10FE">
      <w:pPr>
        <w:pStyle w:val="Corpodetexto"/>
        <w:rPr>
          <w:rFonts w:ascii="Times New Roman" w:hAnsi="Times New Roman" w:cs="Times New Roman"/>
        </w:rPr>
      </w:pPr>
      <w:hyperlink w:anchor="fig-refsites">
        <w:r w:rsidRPr="00426EA8">
          <w:rPr>
            <w:rFonts w:ascii="Times New Roman" w:hAnsi="Times New Roman" w:cs="Times New Roman"/>
          </w:rPr>
          <w:t>Figure 2</w:t>
        </w:r>
      </w:hyperlink>
      <w:r w:rsidRPr="00426EA8">
        <w:rPr>
          <w:rFonts w:ascii="Times New Roman" w:hAnsi="Times New Roman" w:cs="Times New Roman"/>
        </w:rPr>
        <w:t>: Images of the main four types of sites found along the Barro Branco stream (Mamanguape, PB). Type I, well preserved and within the conservation unit. Type II site, preserved and outside the conservation unit. Type III site, disturbed but withing the conservation unit. Type IV site, disturbed and outside the conservation unit.</w:t>
      </w:r>
    </w:p>
    <w:p w14:paraId="57548553" w14:textId="484EBFBA" w:rsidR="007145A4" w:rsidRPr="00426EA8" w:rsidRDefault="005D10FE">
      <w:pPr>
        <w:pStyle w:val="Corpodetexto"/>
        <w:rPr>
          <w:rFonts w:ascii="Times New Roman" w:hAnsi="Times New Roman" w:cs="Times New Roman"/>
        </w:rPr>
      </w:pPr>
      <w:hyperlink w:anchor="fig-hab_PCA_fviz">
        <w:r w:rsidRPr="00426EA8">
          <w:rPr>
            <w:rFonts w:ascii="Times New Roman" w:hAnsi="Times New Roman" w:cs="Times New Roman"/>
          </w:rPr>
          <w:t>Figure 3</w:t>
        </w:r>
      </w:hyperlink>
      <w:r w:rsidRPr="00426EA8">
        <w:rPr>
          <w:rFonts w:ascii="Times New Roman" w:hAnsi="Times New Roman" w:cs="Times New Roman"/>
        </w:rPr>
        <w:t>: Principal Component Analysis of the environmental variables for the Barro Branco stream (Mamanguape, PB).</w:t>
      </w:r>
    </w:p>
    <w:p w14:paraId="57548554" w14:textId="6F822AD0" w:rsidR="007145A4" w:rsidRPr="00426EA8" w:rsidRDefault="005D10FE">
      <w:pPr>
        <w:pStyle w:val="Corpodetexto"/>
        <w:rPr>
          <w:rFonts w:ascii="Times New Roman" w:hAnsi="Times New Roman" w:cs="Times New Roman"/>
        </w:rPr>
      </w:pPr>
      <w:hyperlink w:anchor="fig-counts">
        <w:r w:rsidRPr="00426EA8">
          <w:rPr>
            <w:rFonts w:ascii="Times New Roman" w:hAnsi="Times New Roman" w:cs="Times New Roman"/>
          </w:rPr>
          <w:t>Figure 4</w:t>
        </w:r>
      </w:hyperlink>
      <w:r w:rsidRPr="00426EA8">
        <w:rPr>
          <w:rFonts w:ascii="Times New Roman" w:hAnsi="Times New Roman" w:cs="Times New Roman"/>
        </w:rPr>
        <w:t>: Counts of number of individuals per species and biomarker use (MXR, Multixenobiotic resistance phenotype activity; Moisture, Plasmatic protein dosage and moisture content) for each study site.</w:t>
      </w:r>
    </w:p>
    <w:p w14:paraId="57548555" w14:textId="63F7289F" w:rsidR="007145A4" w:rsidRPr="00426EA8" w:rsidRDefault="005D10FE">
      <w:pPr>
        <w:pStyle w:val="Corpodetexto"/>
        <w:rPr>
          <w:rFonts w:ascii="Times New Roman" w:hAnsi="Times New Roman" w:cs="Times New Roman"/>
        </w:rPr>
      </w:pPr>
      <w:hyperlink w:anchor="fig-prot_tots">
        <w:r w:rsidRPr="00426EA8">
          <w:rPr>
            <w:rFonts w:ascii="Times New Roman" w:hAnsi="Times New Roman" w:cs="Times New Roman"/>
          </w:rPr>
          <w:t>Figure 5</w:t>
        </w:r>
      </w:hyperlink>
      <w:r w:rsidRPr="00426EA8">
        <w:rPr>
          <w:rFonts w:ascii="Times New Roman" w:hAnsi="Times New Roman" w:cs="Times New Roman"/>
        </w:rPr>
        <w:t xml:space="preserve">: Total plasmatic proteins (mg) variance by sampling site and fish species. An * indicates a significant difference from the reference site (1), Wilcoxon rank-sum </w:t>
      </w:r>
      <w:r w:rsidR="003D56A5" w:rsidRPr="00426EA8">
        <w:rPr>
          <w:rFonts w:ascii="Times New Roman" w:hAnsi="Times New Roman" w:cs="Times New Roman"/>
        </w:rPr>
        <w:t>test</w:t>
      </w:r>
      <w:r w:rsidRPr="00426EA8">
        <w:rPr>
          <w:rFonts w:ascii="Times New Roman" w:hAnsi="Times New Roman" w:cs="Times New Roman"/>
        </w:rPr>
        <w:t xml:space="preserve"> at p &lt; 0.05.</w:t>
      </w:r>
    </w:p>
    <w:p w14:paraId="57548556" w14:textId="38A99060" w:rsidR="007145A4" w:rsidRPr="00426EA8" w:rsidRDefault="005D10FE">
      <w:pPr>
        <w:pStyle w:val="Corpodetexto"/>
        <w:rPr>
          <w:rFonts w:ascii="Times New Roman" w:hAnsi="Times New Roman" w:cs="Times New Roman"/>
        </w:rPr>
      </w:pPr>
      <w:hyperlink w:anchor="fig-prot_th">
        <w:r w:rsidRPr="00426EA8">
          <w:rPr>
            <w:rFonts w:ascii="Times New Roman" w:hAnsi="Times New Roman" w:cs="Times New Roman"/>
          </w:rPr>
          <w:t>Figure 6</w:t>
        </w:r>
      </w:hyperlink>
      <w:r w:rsidRPr="00426EA8">
        <w:rPr>
          <w:rFonts w:ascii="Times New Roman" w:hAnsi="Times New Roman" w:cs="Times New Roman"/>
        </w:rPr>
        <w:t xml:space="preserve">: Gill and muscle moisture content (%) by sampling site and fish species. An * indicates a significant difference from the reference site (1), Wilcoxon rank-sum </w:t>
      </w:r>
      <w:r w:rsidR="003D56A5" w:rsidRPr="00426EA8">
        <w:rPr>
          <w:rFonts w:ascii="Times New Roman" w:hAnsi="Times New Roman" w:cs="Times New Roman"/>
        </w:rPr>
        <w:t>test</w:t>
      </w:r>
      <w:r w:rsidRPr="00426EA8">
        <w:rPr>
          <w:rFonts w:ascii="Times New Roman" w:hAnsi="Times New Roman" w:cs="Times New Roman"/>
        </w:rPr>
        <w:t xml:space="preserve"> at p &lt; 0.05.</w:t>
      </w:r>
    </w:p>
    <w:p w14:paraId="57548557" w14:textId="33067EDA" w:rsidR="007145A4" w:rsidRPr="00426EA8" w:rsidRDefault="005D10FE">
      <w:pPr>
        <w:pStyle w:val="Corpodetexto"/>
        <w:rPr>
          <w:rFonts w:ascii="Times New Roman" w:hAnsi="Times New Roman" w:cs="Times New Roman"/>
        </w:rPr>
      </w:pPr>
      <w:hyperlink w:anchor="fig-rodam">
        <w:r w:rsidRPr="00426EA8">
          <w:rPr>
            <w:rFonts w:ascii="Times New Roman" w:hAnsi="Times New Roman" w:cs="Times New Roman"/>
          </w:rPr>
          <w:t>Figure 7</w:t>
        </w:r>
      </w:hyperlink>
      <w:r w:rsidRPr="00426EA8">
        <w:rPr>
          <w:rFonts w:ascii="Times New Roman" w:hAnsi="Times New Roman" w:cs="Times New Roman"/>
        </w:rPr>
        <w:t xml:space="preserve">: Average fluorescence of </w:t>
      </w:r>
      <w:r w:rsidR="003D56A5" w:rsidRPr="00426EA8">
        <w:rPr>
          <w:rFonts w:ascii="Times New Roman" w:hAnsi="Times New Roman" w:cs="Times New Roman"/>
        </w:rPr>
        <w:t>rhodamine</w:t>
      </w:r>
      <w:r w:rsidRPr="00426EA8">
        <w:rPr>
          <w:rFonts w:ascii="Times New Roman" w:hAnsi="Times New Roman" w:cs="Times New Roman"/>
        </w:rPr>
        <w:t xml:space="preserve"> B expressed by relative fluorescence units/milligrams of gill tissue of fish by sampling site. An * indicates a significant difference from the reference site (1), Wilcoxon rank-sum </w:t>
      </w:r>
      <w:r w:rsidR="003D56A5" w:rsidRPr="00426EA8">
        <w:rPr>
          <w:rFonts w:ascii="Times New Roman" w:hAnsi="Times New Roman" w:cs="Times New Roman"/>
        </w:rPr>
        <w:t>test</w:t>
      </w:r>
      <w:r w:rsidRPr="00426EA8">
        <w:rPr>
          <w:rFonts w:ascii="Times New Roman" w:hAnsi="Times New Roman" w:cs="Times New Roman"/>
        </w:rPr>
        <w:t xml:space="preserve"> at p &lt; 0.05.</w:t>
      </w:r>
    </w:p>
    <w:p w14:paraId="57548558" w14:textId="316F7D63" w:rsidR="007145A4" w:rsidRPr="00426EA8" w:rsidRDefault="005D10FE">
      <w:pPr>
        <w:pStyle w:val="Corpodetexto"/>
        <w:rPr>
          <w:rFonts w:ascii="Times New Roman" w:hAnsi="Times New Roman" w:cs="Times New Roman"/>
        </w:rPr>
      </w:pPr>
      <w:hyperlink w:anchor="tbl-hab_gttable">
        <w:r w:rsidRPr="00426EA8">
          <w:rPr>
            <w:rFonts w:ascii="Times New Roman" w:hAnsi="Times New Roman" w:cs="Times New Roman"/>
          </w:rPr>
          <w:t>Table 1</w:t>
        </w:r>
      </w:hyperlink>
      <w:r w:rsidRPr="00426EA8">
        <w:rPr>
          <w:rFonts w:ascii="Times New Roman" w:hAnsi="Times New Roman" w:cs="Times New Roman"/>
        </w:rPr>
        <w:t>: Environmental variables averaged for sampling sites (minimum-maximum) for the Barro Branco stream (Mamanguape, PB). Site 1 is the reference site for this study.</w:t>
      </w:r>
    </w:p>
    <w:p w14:paraId="57548559" w14:textId="6EC4F985" w:rsidR="007145A4" w:rsidRPr="00426EA8" w:rsidRDefault="005D10FE">
      <w:pPr>
        <w:pStyle w:val="Corpodetexto"/>
        <w:rPr>
          <w:rFonts w:ascii="Times New Roman" w:hAnsi="Times New Roman" w:cs="Times New Roman"/>
        </w:rPr>
      </w:pPr>
      <w:hyperlink w:anchor="tbl-nutri_gttable">
        <w:r w:rsidRPr="00426EA8">
          <w:rPr>
            <w:rFonts w:ascii="Times New Roman" w:hAnsi="Times New Roman" w:cs="Times New Roman"/>
          </w:rPr>
          <w:t>Table 2</w:t>
        </w:r>
      </w:hyperlink>
      <w:r w:rsidRPr="00426EA8">
        <w:rPr>
          <w:rFonts w:ascii="Times New Roman" w:hAnsi="Times New Roman" w:cs="Times New Roman"/>
        </w:rPr>
        <w:t>: Nutrient concentration (μg L⁻¹) averaged for sampling sites (minimum-maximum) for the Barro Branco stream (Mamanguape, PB). Site 1 is the reference site for this study.</w:t>
      </w:r>
    </w:p>
    <w:p w14:paraId="3A0C31FF" w14:textId="07C2D8A6" w:rsidR="00002423" w:rsidRPr="00426EA8" w:rsidRDefault="00002423">
      <w:pPr>
        <w:spacing w:after="0"/>
        <w:rPr>
          <w:rFonts w:ascii="Times New Roman" w:hAnsi="Times New Roman" w:cs="Times New Roman"/>
        </w:rPr>
      </w:pPr>
      <w:r w:rsidRPr="00426EA8">
        <w:rPr>
          <w:rFonts w:ascii="Times New Roman" w:hAnsi="Times New Roman" w:cs="Times New Roman"/>
        </w:rPr>
        <w:br w:type="page"/>
      </w:r>
    </w:p>
    <w:p w14:paraId="58FE06FC" w14:textId="77777777" w:rsidR="00002423" w:rsidRPr="00426EA8" w:rsidRDefault="00002423">
      <w:pPr>
        <w:pStyle w:val="Corpodetexto"/>
        <w:rPr>
          <w:rFonts w:ascii="Times New Roman" w:hAnsi="Times New Roman" w:cs="Times New Roman"/>
        </w:rPr>
      </w:pPr>
    </w:p>
    <w:p w14:paraId="5754855A" w14:textId="77777777" w:rsidR="007145A4" w:rsidRPr="00426EA8" w:rsidRDefault="005D10FE">
      <w:pPr>
        <w:pStyle w:val="Ttulo2"/>
        <w:rPr>
          <w:rFonts w:ascii="Times New Roman" w:hAnsi="Times New Roman" w:cs="Times New Roman"/>
          <w:szCs w:val="24"/>
        </w:rPr>
      </w:pPr>
      <w:bookmarkStart w:id="158" w:name="_Toc238982321"/>
      <w:bookmarkStart w:id="159" w:name="figures"/>
      <w:r w:rsidRPr="00426EA8">
        <w:rPr>
          <w:rFonts w:ascii="Times New Roman" w:hAnsi="Times New Roman" w:cs="Times New Roman"/>
          <w:szCs w:val="24"/>
        </w:rPr>
        <w:t>Figures</w:t>
      </w:r>
      <w:bookmarkEnd w:id="158"/>
    </w:p>
    <w:p w14:paraId="5754855B" w14:textId="77777777" w:rsidR="007145A4" w:rsidRPr="00426EA8" w:rsidRDefault="005D10FE">
      <w:pPr>
        <w:pStyle w:val="FirstParagraph"/>
        <w:rPr>
          <w:rFonts w:ascii="Times New Roman" w:hAnsi="Times New Roman" w:cs="Times New Roman"/>
        </w:rPr>
      </w:pPr>
      <w:r w:rsidRPr="00426EA8">
        <w:rPr>
          <w:rFonts w:ascii="Times New Roman" w:hAnsi="Times New Roman" w:cs="Times New Roman"/>
        </w:rPr>
        <w:t>Fig.: Location of sampling sites</w:t>
      </w:r>
    </w:p>
    <w:tbl>
      <w:tblPr>
        <w:tblW w:w="5000" w:type="pct"/>
        <w:tblLayout w:type="fixed"/>
        <w:tblLook w:val="0000" w:firstRow="0" w:lastRow="0" w:firstColumn="0" w:lastColumn="0" w:noHBand="0" w:noVBand="0"/>
      </w:tblPr>
      <w:tblGrid>
        <w:gridCol w:w="9360"/>
      </w:tblGrid>
      <w:tr w:rsidR="007145A4" w:rsidRPr="00426EA8" w14:paraId="5754855E" w14:textId="77777777">
        <w:tc>
          <w:tcPr>
            <w:tcW w:w="7920" w:type="dxa"/>
          </w:tcPr>
          <w:p w14:paraId="5754855C" w14:textId="566EAB99" w:rsidR="007145A4" w:rsidRPr="00426EA8" w:rsidRDefault="008974C6">
            <w:pPr>
              <w:pStyle w:val="Compact"/>
              <w:jc w:val="center"/>
              <w:rPr>
                <w:rFonts w:ascii="Times New Roman" w:hAnsi="Times New Roman" w:cs="Times New Roman"/>
              </w:rPr>
            </w:pPr>
            <w:bookmarkStart w:id="160" w:name="fig-mapa"/>
            <w:r>
              <w:rPr>
                <w:rFonts w:ascii="Times New Roman" w:hAnsi="Times New Roman" w:cs="Times New Roman"/>
                <w:noProof/>
              </w:rPr>
              <w:drawing>
                <wp:inline distT="0" distB="0" distL="0" distR="0" wp14:anchorId="20AD206D" wp14:editId="6EBA02D1">
                  <wp:extent cx="5800725" cy="4104005"/>
                  <wp:effectExtent l="0" t="0" r="9525" b="0"/>
                  <wp:docPr id="10346390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00725" cy="4104005"/>
                          </a:xfrm>
                          <a:prstGeom prst="rect">
                            <a:avLst/>
                          </a:prstGeom>
                          <a:noFill/>
                          <a:ln>
                            <a:noFill/>
                          </a:ln>
                        </pic:spPr>
                      </pic:pic>
                    </a:graphicData>
                  </a:graphic>
                </wp:inline>
              </w:drawing>
            </w:r>
          </w:p>
          <w:p w14:paraId="5754855D" w14:textId="77777777" w:rsidR="007145A4" w:rsidRPr="00426EA8" w:rsidRDefault="005D10FE">
            <w:pPr>
              <w:pStyle w:val="ImageCaption"/>
              <w:spacing w:before="200"/>
              <w:rPr>
                <w:rFonts w:ascii="Times New Roman" w:hAnsi="Times New Roman" w:cs="Times New Roman"/>
              </w:rPr>
            </w:pPr>
            <w:r w:rsidRPr="00426EA8">
              <w:rPr>
                <w:rFonts w:ascii="Times New Roman" w:hAnsi="Times New Roman" w:cs="Times New Roman"/>
              </w:rPr>
              <w:t>Figure 1: Location of sampling sites.</w:t>
            </w:r>
          </w:p>
        </w:tc>
        <w:bookmarkEnd w:id="160"/>
      </w:tr>
    </w:tbl>
    <w:p w14:paraId="49278E20" w14:textId="77777777" w:rsidR="00002423" w:rsidRPr="00426EA8" w:rsidRDefault="00002423">
      <w:pPr>
        <w:pStyle w:val="Corpodetexto"/>
        <w:rPr>
          <w:rFonts w:ascii="Times New Roman" w:hAnsi="Times New Roman" w:cs="Times New Roman"/>
        </w:rPr>
      </w:pPr>
    </w:p>
    <w:p w14:paraId="278D9783" w14:textId="77777777" w:rsidR="00002423" w:rsidRPr="00426EA8" w:rsidRDefault="00002423">
      <w:pPr>
        <w:spacing w:after="0"/>
        <w:rPr>
          <w:rFonts w:ascii="Times New Roman" w:hAnsi="Times New Roman" w:cs="Times New Roman"/>
        </w:rPr>
      </w:pPr>
      <w:r w:rsidRPr="00426EA8">
        <w:rPr>
          <w:rFonts w:ascii="Times New Roman" w:hAnsi="Times New Roman" w:cs="Times New Roman"/>
        </w:rPr>
        <w:br w:type="page"/>
      </w:r>
    </w:p>
    <w:p w14:paraId="5754855F" w14:textId="0D844D13" w:rsidR="007145A4" w:rsidRPr="00426EA8" w:rsidRDefault="005D10FE">
      <w:pPr>
        <w:pStyle w:val="Corpodetexto"/>
        <w:rPr>
          <w:rFonts w:ascii="Times New Roman" w:hAnsi="Times New Roman" w:cs="Times New Roman"/>
        </w:rPr>
      </w:pPr>
      <w:r w:rsidRPr="00426EA8">
        <w:rPr>
          <w:rFonts w:ascii="Times New Roman" w:hAnsi="Times New Roman" w:cs="Times New Roman"/>
        </w:rPr>
        <w:lastRenderedPageBreak/>
        <w:t>Fig.: Images of the main four types of sites</w:t>
      </w:r>
    </w:p>
    <w:tbl>
      <w:tblPr>
        <w:tblW w:w="5000" w:type="pct"/>
        <w:tblLayout w:type="fixed"/>
        <w:tblLook w:val="0000" w:firstRow="0" w:lastRow="0" w:firstColumn="0" w:lastColumn="0" w:noHBand="0" w:noVBand="0"/>
      </w:tblPr>
      <w:tblGrid>
        <w:gridCol w:w="9360"/>
      </w:tblGrid>
      <w:tr w:rsidR="007145A4" w:rsidRPr="00426EA8" w14:paraId="57548562" w14:textId="77777777">
        <w:tc>
          <w:tcPr>
            <w:tcW w:w="7920" w:type="dxa"/>
          </w:tcPr>
          <w:p w14:paraId="57548560" w14:textId="77777777" w:rsidR="007145A4" w:rsidRPr="00426EA8" w:rsidRDefault="005D10FE">
            <w:pPr>
              <w:pStyle w:val="Compact"/>
              <w:jc w:val="center"/>
              <w:rPr>
                <w:rFonts w:ascii="Times New Roman" w:hAnsi="Times New Roman" w:cs="Times New Roman"/>
              </w:rPr>
            </w:pPr>
            <w:bookmarkStart w:id="161" w:name="fig-refsites"/>
            <w:r w:rsidRPr="00426EA8">
              <w:rPr>
                <w:rFonts w:ascii="Times New Roman" w:hAnsi="Times New Roman" w:cs="Times New Roman"/>
                <w:noProof/>
              </w:rPr>
              <w:drawing>
                <wp:inline distT="0" distB="0" distL="0" distR="0" wp14:anchorId="57548686" wp14:editId="57548687">
                  <wp:extent cx="5943600" cy="4582134"/>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imagens/refsites.png"/>
                          <pic:cNvPicPr>
                            <a:picLocks noChangeAspect="1" noChangeArrowheads="1"/>
                          </pic:cNvPicPr>
                        </pic:nvPicPr>
                        <pic:blipFill>
                          <a:blip r:embed="rId56"/>
                          <a:stretch>
                            <a:fillRect/>
                          </a:stretch>
                        </pic:blipFill>
                        <pic:spPr bwMode="auto">
                          <a:xfrm>
                            <a:off x="0" y="0"/>
                            <a:ext cx="5943600" cy="4582134"/>
                          </a:xfrm>
                          <a:prstGeom prst="rect">
                            <a:avLst/>
                          </a:prstGeom>
                          <a:noFill/>
                          <a:ln w="9525">
                            <a:noFill/>
                            <a:headEnd/>
                            <a:tailEnd/>
                          </a:ln>
                        </pic:spPr>
                      </pic:pic>
                    </a:graphicData>
                  </a:graphic>
                </wp:inline>
              </w:drawing>
            </w:r>
          </w:p>
          <w:p w14:paraId="57548561" w14:textId="77777777" w:rsidR="007145A4" w:rsidRPr="00426EA8" w:rsidRDefault="005D10FE">
            <w:pPr>
              <w:pStyle w:val="ImageCaption"/>
              <w:spacing w:before="200"/>
              <w:rPr>
                <w:rFonts w:ascii="Times New Roman" w:hAnsi="Times New Roman" w:cs="Times New Roman"/>
              </w:rPr>
            </w:pPr>
            <w:r w:rsidRPr="00426EA8">
              <w:rPr>
                <w:rFonts w:ascii="Times New Roman" w:hAnsi="Times New Roman" w:cs="Times New Roman"/>
              </w:rPr>
              <w:t>Figure 2: Images of the main four types of sites.</w:t>
            </w:r>
          </w:p>
        </w:tc>
        <w:bookmarkEnd w:id="161"/>
      </w:tr>
    </w:tbl>
    <w:p w14:paraId="0659FC94" w14:textId="77777777" w:rsidR="00002423" w:rsidRPr="00426EA8" w:rsidRDefault="00002423">
      <w:pPr>
        <w:pStyle w:val="Corpodetexto"/>
        <w:rPr>
          <w:rFonts w:ascii="Times New Roman" w:hAnsi="Times New Roman" w:cs="Times New Roman"/>
        </w:rPr>
      </w:pPr>
    </w:p>
    <w:p w14:paraId="1436B10F" w14:textId="77777777" w:rsidR="00002423" w:rsidRPr="00426EA8" w:rsidRDefault="00002423">
      <w:pPr>
        <w:spacing w:after="0"/>
        <w:rPr>
          <w:rFonts w:ascii="Times New Roman" w:hAnsi="Times New Roman" w:cs="Times New Roman"/>
        </w:rPr>
      </w:pPr>
      <w:r w:rsidRPr="00426EA8">
        <w:rPr>
          <w:rFonts w:ascii="Times New Roman" w:hAnsi="Times New Roman" w:cs="Times New Roman"/>
        </w:rPr>
        <w:br w:type="page"/>
      </w:r>
    </w:p>
    <w:p w14:paraId="57548563" w14:textId="453B6FA4" w:rsidR="007145A4" w:rsidRPr="00426EA8" w:rsidRDefault="005D10FE">
      <w:pPr>
        <w:pStyle w:val="Corpodetexto"/>
        <w:rPr>
          <w:rFonts w:ascii="Times New Roman" w:hAnsi="Times New Roman" w:cs="Times New Roman"/>
        </w:rPr>
      </w:pPr>
      <w:r w:rsidRPr="00426EA8">
        <w:rPr>
          <w:rFonts w:ascii="Times New Roman" w:hAnsi="Times New Roman" w:cs="Times New Roman"/>
        </w:rPr>
        <w:lastRenderedPageBreak/>
        <w:t>Fig.: Principal Component Analysis of the environmental variables</w:t>
      </w:r>
    </w:p>
    <w:tbl>
      <w:tblPr>
        <w:tblW w:w="5000" w:type="pct"/>
        <w:tblLayout w:type="fixed"/>
        <w:tblLook w:val="0000" w:firstRow="0" w:lastRow="0" w:firstColumn="0" w:lastColumn="0" w:noHBand="0" w:noVBand="0"/>
      </w:tblPr>
      <w:tblGrid>
        <w:gridCol w:w="9360"/>
      </w:tblGrid>
      <w:tr w:rsidR="007145A4" w:rsidRPr="00426EA8" w14:paraId="57548566" w14:textId="77777777">
        <w:tc>
          <w:tcPr>
            <w:tcW w:w="7920" w:type="dxa"/>
          </w:tcPr>
          <w:p w14:paraId="57548564" w14:textId="77777777" w:rsidR="007145A4" w:rsidRPr="00426EA8" w:rsidRDefault="005D10FE">
            <w:pPr>
              <w:pStyle w:val="Compact"/>
              <w:jc w:val="center"/>
              <w:rPr>
                <w:rFonts w:ascii="Times New Roman" w:hAnsi="Times New Roman" w:cs="Times New Roman"/>
              </w:rPr>
            </w:pPr>
            <w:bookmarkStart w:id="162" w:name="fig-hab_PCA_fviz"/>
            <w:r w:rsidRPr="00426EA8">
              <w:rPr>
                <w:rFonts w:ascii="Times New Roman" w:hAnsi="Times New Roman" w:cs="Times New Roman"/>
                <w:noProof/>
              </w:rPr>
              <w:drawing>
                <wp:inline distT="0" distB="0" distL="0" distR="0" wp14:anchorId="57548688" wp14:editId="57548689">
                  <wp:extent cx="5943600" cy="4862945"/>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fig-hab_PCA_fviz.png"/>
                          <pic:cNvPicPr>
                            <a:picLocks noChangeAspect="1" noChangeArrowheads="1"/>
                          </pic:cNvPicPr>
                        </pic:nvPicPr>
                        <pic:blipFill>
                          <a:blip r:embed="rId57"/>
                          <a:stretch>
                            <a:fillRect/>
                          </a:stretch>
                        </pic:blipFill>
                        <pic:spPr bwMode="auto">
                          <a:xfrm>
                            <a:off x="0" y="0"/>
                            <a:ext cx="5943600" cy="4862945"/>
                          </a:xfrm>
                          <a:prstGeom prst="rect">
                            <a:avLst/>
                          </a:prstGeom>
                          <a:noFill/>
                          <a:ln w="9525">
                            <a:noFill/>
                            <a:headEnd/>
                            <a:tailEnd/>
                          </a:ln>
                        </pic:spPr>
                      </pic:pic>
                    </a:graphicData>
                  </a:graphic>
                </wp:inline>
              </w:drawing>
            </w:r>
          </w:p>
          <w:p w14:paraId="57548565" w14:textId="77777777" w:rsidR="007145A4" w:rsidRPr="00426EA8" w:rsidRDefault="005D10FE">
            <w:pPr>
              <w:pStyle w:val="ImageCaption"/>
              <w:spacing w:before="200"/>
              <w:rPr>
                <w:rFonts w:ascii="Times New Roman" w:hAnsi="Times New Roman" w:cs="Times New Roman"/>
              </w:rPr>
            </w:pPr>
            <w:r w:rsidRPr="00426EA8">
              <w:rPr>
                <w:rFonts w:ascii="Times New Roman" w:hAnsi="Times New Roman" w:cs="Times New Roman"/>
              </w:rPr>
              <w:t>Figure 3: Principal Component Analysis of the environmental variables.</w:t>
            </w:r>
          </w:p>
        </w:tc>
        <w:bookmarkEnd w:id="162"/>
      </w:tr>
    </w:tbl>
    <w:p w14:paraId="7952D44C" w14:textId="77777777" w:rsidR="00002423" w:rsidRPr="00426EA8" w:rsidRDefault="00002423">
      <w:pPr>
        <w:pStyle w:val="Corpodetexto"/>
        <w:rPr>
          <w:rFonts w:ascii="Times New Roman" w:hAnsi="Times New Roman" w:cs="Times New Roman"/>
        </w:rPr>
      </w:pPr>
    </w:p>
    <w:p w14:paraId="2485FC7C" w14:textId="77777777" w:rsidR="00002423" w:rsidRPr="00426EA8" w:rsidRDefault="00002423">
      <w:pPr>
        <w:spacing w:after="0"/>
        <w:rPr>
          <w:rFonts w:ascii="Times New Roman" w:hAnsi="Times New Roman" w:cs="Times New Roman"/>
        </w:rPr>
      </w:pPr>
      <w:r w:rsidRPr="00426EA8">
        <w:rPr>
          <w:rFonts w:ascii="Times New Roman" w:hAnsi="Times New Roman" w:cs="Times New Roman"/>
        </w:rPr>
        <w:br w:type="page"/>
      </w:r>
    </w:p>
    <w:p w14:paraId="57548567" w14:textId="79A75C1F" w:rsidR="007145A4" w:rsidRPr="00426EA8" w:rsidRDefault="005D10FE">
      <w:pPr>
        <w:pStyle w:val="Corpodetexto"/>
        <w:rPr>
          <w:rFonts w:ascii="Times New Roman" w:hAnsi="Times New Roman" w:cs="Times New Roman"/>
        </w:rPr>
      </w:pPr>
      <w:r w:rsidRPr="00426EA8">
        <w:rPr>
          <w:rFonts w:ascii="Times New Roman" w:hAnsi="Times New Roman" w:cs="Times New Roman"/>
        </w:rPr>
        <w:lastRenderedPageBreak/>
        <w:t>Fig.: Counts of number of individuals per species and biomarker</w:t>
      </w:r>
    </w:p>
    <w:tbl>
      <w:tblPr>
        <w:tblW w:w="5000" w:type="pct"/>
        <w:tblLayout w:type="fixed"/>
        <w:tblLook w:val="0000" w:firstRow="0" w:lastRow="0" w:firstColumn="0" w:lastColumn="0" w:noHBand="0" w:noVBand="0"/>
      </w:tblPr>
      <w:tblGrid>
        <w:gridCol w:w="9360"/>
      </w:tblGrid>
      <w:tr w:rsidR="007145A4" w:rsidRPr="00426EA8" w14:paraId="5754856A" w14:textId="77777777">
        <w:tc>
          <w:tcPr>
            <w:tcW w:w="7920" w:type="dxa"/>
          </w:tcPr>
          <w:p w14:paraId="57548568" w14:textId="77777777" w:rsidR="007145A4" w:rsidRPr="00426EA8" w:rsidRDefault="005D10FE">
            <w:pPr>
              <w:pStyle w:val="Compact"/>
              <w:jc w:val="center"/>
              <w:rPr>
                <w:rFonts w:ascii="Times New Roman" w:hAnsi="Times New Roman" w:cs="Times New Roman"/>
              </w:rPr>
            </w:pPr>
            <w:bookmarkStart w:id="163" w:name="fig-counts"/>
            <w:r w:rsidRPr="00426EA8">
              <w:rPr>
                <w:rFonts w:ascii="Times New Roman" w:hAnsi="Times New Roman" w:cs="Times New Roman"/>
                <w:noProof/>
              </w:rPr>
              <w:drawing>
                <wp:inline distT="0" distB="0" distL="0" distR="0" wp14:anchorId="5754868A" wp14:editId="5754868B">
                  <wp:extent cx="5839865" cy="4379899"/>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fig-counts.png"/>
                          <pic:cNvPicPr>
                            <a:picLocks noChangeAspect="1" noChangeArrowheads="1"/>
                          </pic:cNvPicPr>
                        </pic:nvPicPr>
                        <pic:blipFill>
                          <a:blip r:embed="rId58"/>
                          <a:stretch>
                            <a:fillRect/>
                          </a:stretch>
                        </pic:blipFill>
                        <pic:spPr bwMode="auto">
                          <a:xfrm>
                            <a:off x="0" y="0"/>
                            <a:ext cx="5839865" cy="4379899"/>
                          </a:xfrm>
                          <a:prstGeom prst="rect">
                            <a:avLst/>
                          </a:prstGeom>
                          <a:noFill/>
                          <a:ln w="9525">
                            <a:noFill/>
                            <a:headEnd/>
                            <a:tailEnd/>
                          </a:ln>
                        </pic:spPr>
                      </pic:pic>
                    </a:graphicData>
                  </a:graphic>
                </wp:inline>
              </w:drawing>
            </w:r>
          </w:p>
          <w:p w14:paraId="57548569" w14:textId="77777777" w:rsidR="007145A4" w:rsidRPr="00426EA8" w:rsidRDefault="005D10FE">
            <w:pPr>
              <w:pStyle w:val="ImageCaption"/>
              <w:spacing w:before="200"/>
              <w:rPr>
                <w:rFonts w:ascii="Times New Roman" w:hAnsi="Times New Roman" w:cs="Times New Roman"/>
              </w:rPr>
            </w:pPr>
            <w:r w:rsidRPr="00426EA8">
              <w:rPr>
                <w:rFonts w:ascii="Times New Roman" w:hAnsi="Times New Roman" w:cs="Times New Roman"/>
              </w:rPr>
              <w:t>Figure 4: Counts of number of individuals per species and biomarker.</w:t>
            </w:r>
          </w:p>
        </w:tc>
        <w:bookmarkEnd w:id="163"/>
      </w:tr>
    </w:tbl>
    <w:p w14:paraId="3BC52CCB" w14:textId="77777777" w:rsidR="00002423" w:rsidRPr="00426EA8" w:rsidRDefault="00002423">
      <w:pPr>
        <w:pStyle w:val="Corpodetexto"/>
        <w:rPr>
          <w:rFonts w:ascii="Times New Roman" w:hAnsi="Times New Roman" w:cs="Times New Roman"/>
        </w:rPr>
      </w:pPr>
    </w:p>
    <w:p w14:paraId="389032BC" w14:textId="77777777" w:rsidR="00002423" w:rsidRPr="00426EA8" w:rsidRDefault="00002423">
      <w:pPr>
        <w:spacing w:after="0"/>
        <w:rPr>
          <w:rFonts w:ascii="Times New Roman" w:hAnsi="Times New Roman" w:cs="Times New Roman"/>
        </w:rPr>
      </w:pPr>
      <w:r w:rsidRPr="00426EA8">
        <w:rPr>
          <w:rFonts w:ascii="Times New Roman" w:hAnsi="Times New Roman" w:cs="Times New Roman"/>
        </w:rPr>
        <w:br w:type="page"/>
      </w:r>
    </w:p>
    <w:p w14:paraId="5754856B" w14:textId="16543C0B" w:rsidR="007145A4" w:rsidRPr="00426EA8" w:rsidRDefault="005D10FE">
      <w:pPr>
        <w:pStyle w:val="Corpodetexto"/>
        <w:rPr>
          <w:rFonts w:ascii="Times New Roman" w:hAnsi="Times New Roman" w:cs="Times New Roman"/>
        </w:rPr>
      </w:pPr>
      <w:r w:rsidRPr="00426EA8">
        <w:rPr>
          <w:rFonts w:ascii="Times New Roman" w:hAnsi="Times New Roman" w:cs="Times New Roman"/>
        </w:rPr>
        <w:lastRenderedPageBreak/>
        <w:t>Fig.: Total protein variance</w:t>
      </w:r>
    </w:p>
    <w:tbl>
      <w:tblPr>
        <w:tblW w:w="5000" w:type="pct"/>
        <w:tblLayout w:type="fixed"/>
        <w:tblLook w:val="0000" w:firstRow="0" w:lastRow="0" w:firstColumn="0" w:lastColumn="0" w:noHBand="0" w:noVBand="0"/>
      </w:tblPr>
      <w:tblGrid>
        <w:gridCol w:w="9360"/>
      </w:tblGrid>
      <w:tr w:rsidR="007145A4" w:rsidRPr="00426EA8" w14:paraId="5754856E" w14:textId="77777777">
        <w:tc>
          <w:tcPr>
            <w:tcW w:w="7920" w:type="dxa"/>
          </w:tcPr>
          <w:p w14:paraId="5754856C" w14:textId="77777777" w:rsidR="007145A4" w:rsidRPr="00426EA8" w:rsidRDefault="005D10FE">
            <w:pPr>
              <w:pStyle w:val="Compact"/>
              <w:jc w:val="center"/>
              <w:rPr>
                <w:rFonts w:ascii="Times New Roman" w:hAnsi="Times New Roman" w:cs="Times New Roman"/>
              </w:rPr>
            </w:pPr>
            <w:bookmarkStart w:id="164" w:name="fig-prot_tots"/>
            <w:r w:rsidRPr="00426EA8">
              <w:rPr>
                <w:rFonts w:ascii="Times New Roman" w:hAnsi="Times New Roman" w:cs="Times New Roman"/>
                <w:noProof/>
              </w:rPr>
              <w:drawing>
                <wp:inline distT="0" distB="0" distL="0" distR="0" wp14:anchorId="5754868C" wp14:editId="5754868D">
                  <wp:extent cx="5943600" cy="4054106"/>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fig-prot_tots.png"/>
                          <pic:cNvPicPr>
                            <a:picLocks noChangeAspect="1" noChangeArrowheads="1"/>
                          </pic:cNvPicPr>
                        </pic:nvPicPr>
                        <pic:blipFill>
                          <a:blip r:embed="rId59"/>
                          <a:stretch>
                            <a:fillRect/>
                          </a:stretch>
                        </pic:blipFill>
                        <pic:spPr bwMode="auto">
                          <a:xfrm>
                            <a:off x="0" y="0"/>
                            <a:ext cx="5943600" cy="4054106"/>
                          </a:xfrm>
                          <a:prstGeom prst="rect">
                            <a:avLst/>
                          </a:prstGeom>
                          <a:noFill/>
                          <a:ln w="9525">
                            <a:noFill/>
                            <a:headEnd/>
                            <a:tailEnd/>
                          </a:ln>
                        </pic:spPr>
                      </pic:pic>
                    </a:graphicData>
                  </a:graphic>
                </wp:inline>
              </w:drawing>
            </w:r>
          </w:p>
          <w:p w14:paraId="5754856D" w14:textId="77777777" w:rsidR="007145A4" w:rsidRPr="00426EA8" w:rsidRDefault="005D10FE">
            <w:pPr>
              <w:pStyle w:val="ImageCaption"/>
              <w:spacing w:before="200"/>
              <w:rPr>
                <w:rFonts w:ascii="Times New Roman" w:hAnsi="Times New Roman" w:cs="Times New Roman"/>
              </w:rPr>
            </w:pPr>
            <w:r w:rsidRPr="00426EA8">
              <w:rPr>
                <w:rFonts w:ascii="Times New Roman" w:hAnsi="Times New Roman" w:cs="Times New Roman"/>
              </w:rPr>
              <w:t>Figure 5: Total plasmatic proteins variance.</w:t>
            </w:r>
          </w:p>
        </w:tc>
        <w:bookmarkEnd w:id="164"/>
      </w:tr>
    </w:tbl>
    <w:p w14:paraId="3BA28487" w14:textId="77777777" w:rsidR="00002423" w:rsidRPr="00426EA8" w:rsidRDefault="00002423">
      <w:pPr>
        <w:pStyle w:val="Corpodetexto"/>
        <w:rPr>
          <w:rFonts w:ascii="Times New Roman" w:hAnsi="Times New Roman" w:cs="Times New Roman"/>
        </w:rPr>
      </w:pPr>
    </w:p>
    <w:p w14:paraId="25EB7DCC" w14:textId="77777777" w:rsidR="00002423" w:rsidRPr="00426EA8" w:rsidRDefault="00002423">
      <w:pPr>
        <w:spacing w:after="0"/>
        <w:rPr>
          <w:rFonts w:ascii="Times New Roman" w:hAnsi="Times New Roman" w:cs="Times New Roman"/>
        </w:rPr>
      </w:pPr>
      <w:r w:rsidRPr="00426EA8">
        <w:rPr>
          <w:rFonts w:ascii="Times New Roman" w:hAnsi="Times New Roman" w:cs="Times New Roman"/>
        </w:rPr>
        <w:br w:type="page"/>
      </w:r>
    </w:p>
    <w:p w14:paraId="5754856F" w14:textId="64C2F2DA" w:rsidR="007145A4" w:rsidRPr="00426EA8" w:rsidRDefault="005D10FE">
      <w:pPr>
        <w:pStyle w:val="Corpodetexto"/>
        <w:rPr>
          <w:rFonts w:ascii="Times New Roman" w:hAnsi="Times New Roman" w:cs="Times New Roman"/>
        </w:rPr>
      </w:pPr>
      <w:r w:rsidRPr="00426EA8">
        <w:rPr>
          <w:rFonts w:ascii="Times New Roman" w:hAnsi="Times New Roman" w:cs="Times New Roman"/>
        </w:rPr>
        <w:lastRenderedPageBreak/>
        <w:t>Fig.: Moisture content of tissues</w:t>
      </w:r>
    </w:p>
    <w:tbl>
      <w:tblPr>
        <w:tblW w:w="5000" w:type="pct"/>
        <w:tblLayout w:type="fixed"/>
        <w:tblLook w:val="0000" w:firstRow="0" w:lastRow="0" w:firstColumn="0" w:lastColumn="0" w:noHBand="0" w:noVBand="0"/>
      </w:tblPr>
      <w:tblGrid>
        <w:gridCol w:w="9360"/>
      </w:tblGrid>
      <w:tr w:rsidR="007145A4" w:rsidRPr="00426EA8" w14:paraId="57548572" w14:textId="77777777">
        <w:tc>
          <w:tcPr>
            <w:tcW w:w="7920" w:type="dxa"/>
          </w:tcPr>
          <w:p w14:paraId="57548570" w14:textId="77777777" w:rsidR="007145A4" w:rsidRPr="00426EA8" w:rsidRDefault="005D10FE">
            <w:pPr>
              <w:pStyle w:val="Compact"/>
              <w:jc w:val="center"/>
              <w:rPr>
                <w:rFonts w:ascii="Times New Roman" w:hAnsi="Times New Roman" w:cs="Times New Roman"/>
              </w:rPr>
            </w:pPr>
            <w:bookmarkStart w:id="165" w:name="fig-prot_th"/>
            <w:r w:rsidRPr="00426EA8">
              <w:rPr>
                <w:rFonts w:ascii="Times New Roman" w:hAnsi="Times New Roman" w:cs="Times New Roman"/>
                <w:noProof/>
              </w:rPr>
              <w:drawing>
                <wp:inline distT="0" distB="0" distL="0" distR="0" wp14:anchorId="5754868E" wp14:editId="5754868F">
                  <wp:extent cx="5943600" cy="3823070"/>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fig-prot_th.png"/>
                          <pic:cNvPicPr>
                            <a:picLocks noChangeAspect="1" noChangeArrowheads="1"/>
                          </pic:cNvPicPr>
                        </pic:nvPicPr>
                        <pic:blipFill>
                          <a:blip r:embed="rId60"/>
                          <a:stretch>
                            <a:fillRect/>
                          </a:stretch>
                        </pic:blipFill>
                        <pic:spPr bwMode="auto">
                          <a:xfrm>
                            <a:off x="0" y="0"/>
                            <a:ext cx="5943600" cy="3823070"/>
                          </a:xfrm>
                          <a:prstGeom prst="rect">
                            <a:avLst/>
                          </a:prstGeom>
                          <a:noFill/>
                          <a:ln w="9525">
                            <a:noFill/>
                            <a:headEnd/>
                            <a:tailEnd/>
                          </a:ln>
                        </pic:spPr>
                      </pic:pic>
                    </a:graphicData>
                  </a:graphic>
                </wp:inline>
              </w:drawing>
            </w:r>
          </w:p>
          <w:p w14:paraId="57548571" w14:textId="77777777" w:rsidR="007145A4" w:rsidRPr="00426EA8" w:rsidRDefault="005D10FE">
            <w:pPr>
              <w:pStyle w:val="ImageCaption"/>
              <w:spacing w:before="200"/>
              <w:rPr>
                <w:rFonts w:ascii="Times New Roman" w:hAnsi="Times New Roman" w:cs="Times New Roman"/>
              </w:rPr>
            </w:pPr>
            <w:r w:rsidRPr="00426EA8">
              <w:rPr>
                <w:rFonts w:ascii="Times New Roman" w:hAnsi="Times New Roman" w:cs="Times New Roman"/>
              </w:rPr>
              <w:t>Figure 6: Gill and muscle moisture content.</w:t>
            </w:r>
          </w:p>
        </w:tc>
        <w:bookmarkEnd w:id="165"/>
      </w:tr>
    </w:tbl>
    <w:p w14:paraId="4D8EDC66" w14:textId="77777777" w:rsidR="00002423" w:rsidRPr="00426EA8" w:rsidRDefault="00002423">
      <w:pPr>
        <w:pStyle w:val="Corpodetexto"/>
        <w:rPr>
          <w:rFonts w:ascii="Times New Roman" w:hAnsi="Times New Roman" w:cs="Times New Roman"/>
        </w:rPr>
      </w:pPr>
    </w:p>
    <w:p w14:paraId="269C4FBD" w14:textId="77777777" w:rsidR="00002423" w:rsidRPr="00426EA8" w:rsidRDefault="00002423">
      <w:pPr>
        <w:spacing w:after="0"/>
        <w:rPr>
          <w:rFonts w:ascii="Times New Roman" w:hAnsi="Times New Roman" w:cs="Times New Roman"/>
        </w:rPr>
      </w:pPr>
      <w:r w:rsidRPr="00426EA8">
        <w:rPr>
          <w:rFonts w:ascii="Times New Roman" w:hAnsi="Times New Roman" w:cs="Times New Roman"/>
        </w:rPr>
        <w:br w:type="page"/>
      </w:r>
    </w:p>
    <w:p w14:paraId="57548573" w14:textId="56B84861" w:rsidR="007145A4" w:rsidRPr="00426EA8" w:rsidRDefault="005D10FE">
      <w:pPr>
        <w:pStyle w:val="Corpodetexto"/>
        <w:rPr>
          <w:rFonts w:ascii="Times New Roman" w:hAnsi="Times New Roman" w:cs="Times New Roman"/>
        </w:rPr>
      </w:pPr>
      <w:r w:rsidRPr="00426EA8">
        <w:rPr>
          <w:rFonts w:ascii="Times New Roman" w:hAnsi="Times New Roman" w:cs="Times New Roman"/>
        </w:rPr>
        <w:lastRenderedPageBreak/>
        <w:t xml:space="preserve">Fig.: Average fluorescence for </w:t>
      </w:r>
      <w:r w:rsidR="003D56A5" w:rsidRPr="00426EA8">
        <w:rPr>
          <w:rFonts w:ascii="Times New Roman" w:hAnsi="Times New Roman" w:cs="Times New Roman"/>
        </w:rPr>
        <w:t>rhodamine</w:t>
      </w:r>
      <w:r w:rsidRPr="00426EA8">
        <w:rPr>
          <w:rFonts w:ascii="Times New Roman" w:hAnsi="Times New Roman" w:cs="Times New Roman"/>
        </w:rPr>
        <w:t xml:space="preserve"> B</w:t>
      </w:r>
    </w:p>
    <w:tbl>
      <w:tblPr>
        <w:tblW w:w="5000" w:type="pct"/>
        <w:tblLayout w:type="fixed"/>
        <w:tblLook w:val="0000" w:firstRow="0" w:lastRow="0" w:firstColumn="0" w:lastColumn="0" w:noHBand="0" w:noVBand="0"/>
      </w:tblPr>
      <w:tblGrid>
        <w:gridCol w:w="9360"/>
      </w:tblGrid>
      <w:tr w:rsidR="007145A4" w:rsidRPr="00426EA8" w14:paraId="57548576" w14:textId="77777777">
        <w:tc>
          <w:tcPr>
            <w:tcW w:w="7920" w:type="dxa"/>
          </w:tcPr>
          <w:p w14:paraId="57548574" w14:textId="77777777" w:rsidR="007145A4" w:rsidRPr="00426EA8" w:rsidRDefault="005D10FE">
            <w:pPr>
              <w:pStyle w:val="Compact"/>
              <w:jc w:val="center"/>
              <w:rPr>
                <w:rFonts w:ascii="Times New Roman" w:hAnsi="Times New Roman" w:cs="Times New Roman"/>
              </w:rPr>
            </w:pPr>
            <w:bookmarkStart w:id="166" w:name="fig-rodam"/>
            <w:r w:rsidRPr="00426EA8">
              <w:rPr>
                <w:rFonts w:ascii="Times New Roman" w:hAnsi="Times New Roman" w:cs="Times New Roman"/>
                <w:noProof/>
              </w:rPr>
              <w:drawing>
                <wp:inline distT="0" distB="0" distL="0" distR="0" wp14:anchorId="57548690" wp14:editId="57548691">
                  <wp:extent cx="5943600" cy="4801598"/>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fig-rodam.png"/>
                          <pic:cNvPicPr>
                            <a:picLocks noChangeAspect="1" noChangeArrowheads="1"/>
                          </pic:cNvPicPr>
                        </pic:nvPicPr>
                        <pic:blipFill>
                          <a:blip r:embed="rId61"/>
                          <a:stretch>
                            <a:fillRect/>
                          </a:stretch>
                        </pic:blipFill>
                        <pic:spPr bwMode="auto">
                          <a:xfrm>
                            <a:off x="0" y="0"/>
                            <a:ext cx="5943600" cy="4801598"/>
                          </a:xfrm>
                          <a:prstGeom prst="rect">
                            <a:avLst/>
                          </a:prstGeom>
                          <a:noFill/>
                          <a:ln w="9525">
                            <a:noFill/>
                            <a:headEnd/>
                            <a:tailEnd/>
                          </a:ln>
                        </pic:spPr>
                      </pic:pic>
                    </a:graphicData>
                  </a:graphic>
                </wp:inline>
              </w:drawing>
            </w:r>
          </w:p>
          <w:p w14:paraId="57548575" w14:textId="2D4FCA78" w:rsidR="007145A4" w:rsidRPr="00426EA8" w:rsidRDefault="005D10FE">
            <w:pPr>
              <w:pStyle w:val="ImageCaption"/>
              <w:spacing w:before="200"/>
              <w:rPr>
                <w:rFonts w:ascii="Times New Roman" w:hAnsi="Times New Roman" w:cs="Times New Roman"/>
              </w:rPr>
            </w:pPr>
            <w:r w:rsidRPr="00426EA8">
              <w:rPr>
                <w:rFonts w:ascii="Times New Roman" w:hAnsi="Times New Roman" w:cs="Times New Roman"/>
              </w:rPr>
              <w:t xml:space="preserve">Figure 7: Average fluorescence of </w:t>
            </w:r>
            <w:r w:rsidR="003D56A5" w:rsidRPr="00426EA8">
              <w:rPr>
                <w:rFonts w:ascii="Times New Roman" w:hAnsi="Times New Roman" w:cs="Times New Roman"/>
              </w:rPr>
              <w:t>rhodamine</w:t>
            </w:r>
            <w:r w:rsidRPr="00426EA8">
              <w:rPr>
                <w:rFonts w:ascii="Times New Roman" w:hAnsi="Times New Roman" w:cs="Times New Roman"/>
              </w:rPr>
              <w:t xml:space="preserve"> B.</w:t>
            </w:r>
          </w:p>
        </w:tc>
        <w:bookmarkEnd w:id="166"/>
      </w:tr>
    </w:tbl>
    <w:p w14:paraId="00CB87B9" w14:textId="77777777" w:rsidR="00002423" w:rsidRPr="00426EA8" w:rsidRDefault="00002423">
      <w:pPr>
        <w:spacing w:after="0"/>
        <w:rPr>
          <w:rFonts w:ascii="Times New Roman" w:eastAsiaTheme="majorEastAsia" w:hAnsi="Times New Roman" w:cs="Times New Roman"/>
          <w:bCs/>
          <w:i/>
          <w:color w:val="000000" w:themeColor="text1"/>
        </w:rPr>
      </w:pPr>
      <w:bookmarkStart w:id="167" w:name="_Toc238982322"/>
      <w:bookmarkStart w:id="168" w:name="tables"/>
      <w:bookmarkEnd w:id="159"/>
      <w:r w:rsidRPr="00426EA8">
        <w:rPr>
          <w:rFonts w:ascii="Times New Roman" w:hAnsi="Times New Roman" w:cs="Times New Roman"/>
        </w:rPr>
        <w:br w:type="page"/>
      </w:r>
    </w:p>
    <w:p w14:paraId="57548577" w14:textId="567FD2EC" w:rsidR="007145A4" w:rsidRPr="00426EA8" w:rsidRDefault="005D10FE">
      <w:pPr>
        <w:pStyle w:val="Ttulo2"/>
        <w:rPr>
          <w:rFonts w:ascii="Times New Roman" w:hAnsi="Times New Roman" w:cs="Times New Roman"/>
          <w:szCs w:val="24"/>
        </w:rPr>
      </w:pPr>
      <w:r w:rsidRPr="00426EA8">
        <w:rPr>
          <w:rFonts w:ascii="Times New Roman" w:hAnsi="Times New Roman" w:cs="Times New Roman"/>
          <w:szCs w:val="24"/>
        </w:rPr>
        <w:lastRenderedPageBreak/>
        <w:t>Tables</w:t>
      </w:r>
      <w:bookmarkEnd w:id="167"/>
    </w:p>
    <w:p w14:paraId="57548578" w14:textId="77777777" w:rsidR="007145A4" w:rsidRPr="00426EA8" w:rsidRDefault="005D10FE">
      <w:pPr>
        <w:pStyle w:val="FirstParagraph"/>
        <w:rPr>
          <w:rFonts w:ascii="Times New Roman" w:hAnsi="Times New Roman" w:cs="Times New Roman"/>
        </w:rPr>
      </w:pPr>
      <w:r w:rsidRPr="00426EA8">
        <w:rPr>
          <w:rFonts w:ascii="Times New Roman" w:hAnsi="Times New Roman" w:cs="Times New Roman"/>
        </w:rPr>
        <w:t>Tab.: Environmental data table</w:t>
      </w:r>
    </w:p>
    <w:tbl>
      <w:tblPr>
        <w:tblW w:w="5000" w:type="pct"/>
        <w:tblLayout w:type="fixed"/>
        <w:tblLook w:val="0000" w:firstRow="0" w:lastRow="0" w:firstColumn="0" w:lastColumn="0" w:noHBand="0" w:noVBand="0"/>
      </w:tblPr>
      <w:tblGrid>
        <w:gridCol w:w="9360"/>
      </w:tblGrid>
      <w:tr w:rsidR="007145A4" w:rsidRPr="00426EA8" w14:paraId="5754864A" w14:textId="77777777">
        <w:tc>
          <w:tcPr>
            <w:tcW w:w="7920" w:type="dxa"/>
          </w:tcPr>
          <w:p w14:paraId="57548579" w14:textId="77777777" w:rsidR="007145A4" w:rsidRPr="00426EA8" w:rsidRDefault="005D10FE">
            <w:pPr>
              <w:pStyle w:val="ImageCaption"/>
              <w:spacing w:before="200"/>
              <w:rPr>
                <w:rFonts w:ascii="Times New Roman" w:hAnsi="Times New Roman" w:cs="Times New Roman"/>
              </w:rPr>
            </w:pPr>
            <w:bookmarkStart w:id="169" w:name="tbl-hab_gttable"/>
            <w:r w:rsidRPr="00426EA8">
              <w:rPr>
                <w:rFonts w:ascii="Times New Roman" w:hAnsi="Times New Roman" w:cs="Times New Roman"/>
              </w:rPr>
              <w:t>Table 1: Environment data GT table.</w:t>
            </w:r>
          </w:p>
          <w:tbl>
            <w:tblPr>
              <w:tblW w:w="5000" w:type="pct"/>
              <w:jc w:val="center"/>
              <w:tblCellMar>
                <w:left w:w="60" w:type="dxa"/>
                <w:right w:w="60" w:type="dxa"/>
              </w:tblCellMar>
              <w:tblLook w:val="0000" w:firstRow="0" w:lastRow="0" w:firstColumn="0" w:lastColumn="0" w:noHBand="0" w:noVBand="0"/>
            </w:tblPr>
            <w:tblGrid>
              <w:gridCol w:w="1307"/>
              <w:gridCol w:w="1307"/>
              <w:gridCol w:w="1306"/>
              <w:gridCol w:w="1306"/>
              <w:gridCol w:w="1306"/>
              <w:gridCol w:w="1306"/>
              <w:gridCol w:w="1306"/>
            </w:tblGrid>
            <w:tr w:rsidR="003C334C" w:rsidRPr="00426EA8" w14:paraId="645CA6E7" w14:textId="77777777" w:rsidTr="00002423">
              <w:trPr>
                <w:cantSplit/>
                <w:tblHeader/>
                <w:jc w:val="center"/>
              </w:trPr>
              <w:tc>
                <w:tcPr>
                  <w:tcW w:w="360" w:type="dxa"/>
                </w:tcPr>
                <w:p w14:paraId="5754857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Site</w:t>
                  </w:r>
                </w:p>
              </w:tc>
              <w:tc>
                <w:tcPr>
                  <w:tcW w:w="360" w:type="dxa"/>
                  <w:tcBorders>
                    <w:top w:val="single" w:sz="16" w:space="0" w:color="D3D3D3"/>
                    <w:bottom w:val="single" w:sz="16" w:space="0" w:color="D3D3D3"/>
                  </w:tcBorders>
                </w:tcPr>
                <w:p w14:paraId="5754857B"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Site 1*</w:t>
                  </w:r>
                </w:p>
              </w:tc>
              <w:tc>
                <w:tcPr>
                  <w:tcW w:w="360" w:type="dxa"/>
                  <w:tcBorders>
                    <w:top w:val="single" w:sz="16" w:space="0" w:color="D3D3D3"/>
                    <w:bottom w:val="single" w:sz="16" w:space="0" w:color="D3D3D3"/>
                  </w:tcBorders>
                </w:tcPr>
                <w:p w14:paraId="5754857C"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Site 2</w:t>
                  </w:r>
                </w:p>
              </w:tc>
              <w:tc>
                <w:tcPr>
                  <w:tcW w:w="360" w:type="dxa"/>
                  <w:tcBorders>
                    <w:top w:val="single" w:sz="16" w:space="0" w:color="D3D3D3"/>
                    <w:bottom w:val="single" w:sz="16" w:space="0" w:color="D3D3D3"/>
                  </w:tcBorders>
                </w:tcPr>
                <w:p w14:paraId="5754857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Site 3</w:t>
                  </w:r>
                </w:p>
              </w:tc>
              <w:tc>
                <w:tcPr>
                  <w:tcW w:w="360" w:type="dxa"/>
                  <w:tcBorders>
                    <w:top w:val="single" w:sz="16" w:space="0" w:color="D3D3D3"/>
                    <w:bottom w:val="single" w:sz="16" w:space="0" w:color="D3D3D3"/>
                  </w:tcBorders>
                </w:tcPr>
                <w:p w14:paraId="5754857E"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Site 4</w:t>
                  </w:r>
                </w:p>
              </w:tc>
              <w:tc>
                <w:tcPr>
                  <w:tcW w:w="360" w:type="dxa"/>
                  <w:tcBorders>
                    <w:top w:val="single" w:sz="16" w:space="0" w:color="D3D3D3"/>
                    <w:bottom w:val="single" w:sz="16" w:space="0" w:color="D3D3D3"/>
                  </w:tcBorders>
                </w:tcPr>
                <w:p w14:paraId="5754857F"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Site 5</w:t>
                  </w:r>
                </w:p>
              </w:tc>
              <w:tc>
                <w:tcPr>
                  <w:tcW w:w="360" w:type="dxa"/>
                </w:tcPr>
                <w:p w14:paraId="57548580"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Site 6</w:t>
                  </w:r>
                </w:p>
              </w:tc>
            </w:tr>
            <w:tr w:rsidR="003C334C" w:rsidRPr="00426EA8" w14:paraId="12FFFCBE" w14:textId="77777777" w:rsidTr="00002423">
              <w:trPr>
                <w:cantSplit/>
                <w:jc w:val="center"/>
              </w:trPr>
              <w:tc>
                <w:tcPr>
                  <w:tcW w:w="360" w:type="dxa"/>
                </w:tcPr>
                <w:p w14:paraId="5754858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Type</w:t>
                  </w:r>
                </w:p>
              </w:tc>
              <w:tc>
                <w:tcPr>
                  <w:tcW w:w="360" w:type="dxa"/>
                </w:tcPr>
                <w:p w14:paraId="5754858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I</w:t>
                  </w:r>
                </w:p>
              </w:tc>
              <w:tc>
                <w:tcPr>
                  <w:tcW w:w="360" w:type="dxa"/>
                </w:tcPr>
                <w:p w14:paraId="5754858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I</w:t>
                  </w:r>
                </w:p>
              </w:tc>
              <w:tc>
                <w:tcPr>
                  <w:tcW w:w="360" w:type="dxa"/>
                </w:tcPr>
                <w:p w14:paraId="5754858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II</w:t>
                  </w:r>
                </w:p>
              </w:tc>
              <w:tc>
                <w:tcPr>
                  <w:tcW w:w="360" w:type="dxa"/>
                </w:tcPr>
                <w:p w14:paraId="5754858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III</w:t>
                  </w:r>
                </w:p>
              </w:tc>
              <w:tc>
                <w:tcPr>
                  <w:tcW w:w="360" w:type="dxa"/>
                </w:tcPr>
                <w:p w14:paraId="5754858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IV</w:t>
                  </w:r>
                </w:p>
              </w:tc>
              <w:tc>
                <w:tcPr>
                  <w:tcW w:w="360" w:type="dxa"/>
                </w:tcPr>
                <w:p w14:paraId="5754858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IV</w:t>
                  </w:r>
                </w:p>
              </w:tc>
            </w:tr>
            <w:tr w:rsidR="003C334C" w:rsidRPr="00426EA8" w14:paraId="27974FD4" w14:textId="77777777" w:rsidTr="00002423">
              <w:trPr>
                <w:cantSplit/>
                <w:jc w:val="center"/>
              </w:trPr>
              <w:tc>
                <w:tcPr>
                  <w:tcW w:w="360" w:type="dxa"/>
                </w:tcPr>
                <w:p w14:paraId="5754858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Water quality</w:t>
                  </w:r>
                </w:p>
              </w:tc>
              <w:tc>
                <w:tcPr>
                  <w:tcW w:w="360" w:type="dxa"/>
                </w:tcPr>
                <w:p w14:paraId="5754858B" w14:textId="77777777" w:rsidR="007145A4" w:rsidRPr="00426EA8" w:rsidRDefault="007145A4">
                  <w:pPr>
                    <w:keepNext/>
                    <w:spacing w:after="60"/>
                    <w:rPr>
                      <w:rFonts w:ascii="Times New Roman" w:hAnsi="Times New Roman" w:cs="Times New Roman"/>
                    </w:rPr>
                  </w:pPr>
                </w:p>
              </w:tc>
              <w:tc>
                <w:tcPr>
                  <w:tcW w:w="360" w:type="dxa"/>
                </w:tcPr>
                <w:p w14:paraId="5754858C" w14:textId="77777777" w:rsidR="007145A4" w:rsidRPr="00426EA8" w:rsidRDefault="007145A4">
                  <w:pPr>
                    <w:keepNext/>
                    <w:spacing w:after="60"/>
                    <w:rPr>
                      <w:rFonts w:ascii="Times New Roman" w:hAnsi="Times New Roman" w:cs="Times New Roman"/>
                    </w:rPr>
                  </w:pPr>
                </w:p>
              </w:tc>
              <w:tc>
                <w:tcPr>
                  <w:tcW w:w="360" w:type="dxa"/>
                </w:tcPr>
                <w:p w14:paraId="5754858D" w14:textId="77777777" w:rsidR="007145A4" w:rsidRPr="00426EA8" w:rsidRDefault="007145A4">
                  <w:pPr>
                    <w:keepNext/>
                    <w:spacing w:after="60"/>
                    <w:rPr>
                      <w:rFonts w:ascii="Times New Roman" w:hAnsi="Times New Roman" w:cs="Times New Roman"/>
                    </w:rPr>
                  </w:pPr>
                </w:p>
              </w:tc>
              <w:tc>
                <w:tcPr>
                  <w:tcW w:w="360" w:type="dxa"/>
                </w:tcPr>
                <w:p w14:paraId="5754858E" w14:textId="77777777" w:rsidR="007145A4" w:rsidRPr="00426EA8" w:rsidRDefault="007145A4">
                  <w:pPr>
                    <w:keepNext/>
                    <w:spacing w:after="60"/>
                    <w:rPr>
                      <w:rFonts w:ascii="Times New Roman" w:hAnsi="Times New Roman" w:cs="Times New Roman"/>
                    </w:rPr>
                  </w:pPr>
                </w:p>
              </w:tc>
              <w:tc>
                <w:tcPr>
                  <w:tcW w:w="360" w:type="dxa"/>
                </w:tcPr>
                <w:p w14:paraId="5754858F" w14:textId="77777777" w:rsidR="007145A4" w:rsidRPr="00426EA8" w:rsidRDefault="007145A4">
                  <w:pPr>
                    <w:keepNext/>
                    <w:spacing w:after="60"/>
                    <w:rPr>
                      <w:rFonts w:ascii="Times New Roman" w:hAnsi="Times New Roman" w:cs="Times New Roman"/>
                    </w:rPr>
                  </w:pPr>
                </w:p>
              </w:tc>
              <w:tc>
                <w:tcPr>
                  <w:tcW w:w="360" w:type="dxa"/>
                </w:tcPr>
                <w:p w14:paraId="57548590" w14:textId="77777777" w:rsidR="007145A4" w:rsidRPr="00426EA8" w:rsidRDefault="007145A4">
                  <w:pPr>
                    <w:keepNext/>
                    <w:spacing w:after="60"/>
                    <w:rPr>
                      <w:rFonts w:ascii="Times New Roman" w:hAnsi="Times New Roman" w:cs="Times New Roman"/>
                    </w:rPr>
                  </w:pPr>
                </w:p>
              </w:tc>
            </w:tr>
            <w:tr w:rsidR="003C334C" w:rsidRPr="00426EA8" w14:paraId="3B702769" w14:textId="77777777" w:rsidTr="00002423">
              <w:trPr>
                <w:cantSplit/>
                <w:jc w:val="center"/>
              </w:trPr>
              <w:tc>
                <w:tcPr>
                  <w:tcW w:w="360" w:type="dxa"/>
                </w:tcPr>
                <w:p w14:paraId="5754859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Temperature (°C)</w:t>
                  </w:r>
                </w:p>
              </w:tc>
              <w:tc>
                <w:tcPr>
                  <w:tcW w:w="360" w:type="dxa"/>
                </w:tcPr>
                <w:p w14:paraId="5754859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25.8 (24.9-27.3)</w:t>
                  </w:r>
                </w:p>
              </w:tc>
              <w:tc>
                <w:tcPr>
                  <w:tcW w:w="360" w:type="dxa"/>
                </w:tcPr>
                <w:p w14:paraId="5754859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26.5 (25.3-27.5)</w:t>
                  </w:r>
                </w:p>
              </w:tc>
              <w:tc>
                <w:tcPr>
                  <w:tcW w:w="360" w:type="dxa"/>
                </w:tcPr>
                <w:p w14:paraId="5754859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25.2 (24.9-25.5)</w:t>
                  </w:r>
                </w:p>
              </w:tc>
              <w:tc>
                <w:tcPr>
                  <w:tcW w:w="360" w:type="dxa"/>
                </w:tcPr>
                <w:p w14:paraId="5754859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27.8 (27-28.5)</w:t>
                  </w:r>
                </w:p>
              </w:tc>
              <w:tc>
                <w:tcPr>
                  <w:tcW w:w="360" w:type="dxa"/>
                </w:tcPr>
                <w:p w14:paraId="5754859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26.9 (26.6-27.3)</w:t>
                  </w:r>
                </w:p>
              </w:tc>
              <w:tc>
                <w:tcPr>
                  <w:tcW w:w="360" w:type="dxa"/>
                </w:tcPr>
                <w:p w14:paraId="5754859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26.3 (26.2-26.5)</w:t>
                  </w:r>
                </w:p>
              </w:tc>
            </w:tr>
            <w:tr w:rsidR="003C334C" w:rsidRPr="00426EA8" w14:paraId="54C9D38B" w14:textId="77777777" w:rsidTr="00002423">
              <w:trPr>
                <w:cantSplit/>
                <w:jc w:val="center"/>
              </w:trPr>
              <w:tc>
                <w:tcPr>
                  <w:tcW w:w="360" w:type="dxa"/>
                </w:tcPr>
                <w:p w14:paraId="5754859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Dissolved oxygen (mg/L)</w:t>
                  </w:r>
                </w:p>
              </w:tc>
              <w:tc>
                <w:tcPr>
                  <w:tcW w:w="360" w:type="dxa"/>
                </w:tcPr>
                <w:p w14:paraId="5754859B"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8.1 (7.8-8.5)</w:t>
                  </w:r>
                </w:p>
              </w:tc>
              <w:tc>
                <w:tcPr>
                  <w:tcW w:w="360" w:type="dxa"/>
                </w:tcPr>
                <w:p w14:paraId="5754859C"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7.5 (7.2-7.8)</w:t>
                  </w:r>
                </w:p>
              </w:tc>
              <w:tc>
                <w:tcPr>
                  <w:tcW w:w="360" w:type="dxa"/>
                </w:tcPr>
                <w:p w14:paraId="5754859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7.9 (7.7-8)</w:t>
                  </w:r>
                </w:p>
              </w:tc>
              <w:tc>
                <w:tcPr>
                  <w:tcW w:w="360" w:type="dxa"/>
                </w:tcPr>
                <w:p w14:paraId="5754859E"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7.5 (6.5-8.4)</w:t>
                  </w:r>
                </w:p>
              </w:tc>
              <w:tc>
                <w:tcPr>
                  <w:tcW w:w="360" w:type="dxa"/>
                </w:tcPr>
                <w:p w14:paraId="5754859F"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7.9 (7.8-7.9)</w:t>
                  </w:r>
                </w:p>
              </w:tc>
              <w:tc>
                <w:tcPr>
                  <w:tcW w:w="360" w:type="dxa"/>
                </w:tcPr>
                <w:p w14:paraId="575485A0"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5.4 (4.9-6.1)</w:t>
                  </w:r>
                </w:p>
              </w:tc>
            </w:tr>
            <w:tr w:rsidR="003C334C" w:rsidRPr="00426EA8" w14:paraId="0D168B14" w14:textId="77777777" w:rsidTr="00002423">
              <w:trPr>
                <w:cantSplit/>
                <w:jc w:val="center"/>
              </w:trPr>
              <w:tc>
                <w:tcPr>
                  <w:tcW w:w="360" w:type="dxa"/>
                </w:tcPr>
                <w:p w14:paraId="575485A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Conductivity (uS/cm)</w:t>
                  </w:r>
                </w:p>
              </w:tc>
              <w:tc>
                <w:tcPr>
                  <w:tcW w:w="360" w:type="dxa"/>
                </w:tcPr>
                <w:p w14:paraId="575485A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146.4 (134-164.4)</w:t>
                  </w:r>
                </w:p>
              </w:tc>
              <w:tc>
                <w:tcPr>
                  <w:tcW w:w="360" w:type="dxa"/>
                </w:tcPr>
                <w:p w14:paraId="575485A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148.3 (134.1-156.8)</w:t>
                  </w:r>
                </w:p>
              </w:tc>
              <w:tc>
                <w:tcPr>
                  <w:tcW w:w="360" w:type="dxa"/>
                </w:tcPr>
                <w:p w14:paraId="575485A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129 (98.3-160.2)</w:t>
                  </w:r>
                </w:p>
              </w:tc>
              <w:tc>
                <w:tcPr>
                  <w:tcW w:w="360" w:type="dxa"/>
                </w:tcPr>
                <w:p w14:paraId="575485A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160.6 (158.8-161.8)</w:t>
                  </w:r>
                </w:p>
              </w:tc>
              <w:tc>
                <w:tcPr>
                  <w:tcW w:w="360" w:type="dxa"/>
                </w:tcPr>
                <w:p w14:paraId="575485A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163.3 (161.2-165.5)</w:t>
                  </w:r>
                </w:p>
              </w:tc>
              <w:tc>
                <w:tcPr>
                  <w:tcW w:w="360" w:type="dxa"/>
                </w:tcPr>
                <w:p w14:paraId="575485A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154.3 (149.7-157.9)</w:t>
                  </w:r>
                </w:p>
              </w:tc>
            </w:tr>
            <w:tr w:rsidR="003C334C" w:rsidRPr="00426EA8" w14:paraId="274E7F0A" w14:textId="77777777" w:rsidTr="00002423">
              <w:trPr>
                <w:cantSplit/>
                <w:jc w:val="center"/>
              </w:trPr>
              <w:tc>
                <w:tcPr>
                  <w:tcW w:w="360" w:type="dxa"/>
                </w:tcPr>
                <w:p w14:paraId="575485A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Turbidity (NTU)</w:t>
                  </w:r>
                </w:p>
              </w:tc>
              <w:tc>
                <w:tcPr>
                  <w:tcW w:w="360" w:type="dxa"/>
                </w:tcPr>
                <w:p w14:paraId="575485AB"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7.4 (4.6-10.7)</w:t>
                  </w:r>
                </w:p>
              </w:tc>
              <w:tc>
                <w:tcPr>
                  <w:tcW w:w="360" w:type="dxa"/>
                </w:tcPr>
                <w:p w14:paraId="575485AC"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6.1 (2.1-14.1)</w:t>
                  </w:r>
                </w:p>
              </w:tc>
              <w:tc>
                <w:tcPr>
                  <w:tcW w:w="360" w:type="dxa"/>
                </w:tcPr>
                <w:p w14:paraId="575485A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4.4 (1.5-9.2)</w:t>
                  </w:r>
                </w:p>
              </w:tc>
              <w:tc>
                <w:tcPr>
                  <w:tcW w:w="360" w:type="dxa"/>
                </w:tcPr>
                <w:p w14:paraId="575485AE"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6.4 (6.1-6.8)</w:t>
                  </w:r>
                </w:p>
              </w:tc>
              <w:tc>
                <w:tcPr>
                  <w:tcW w:w="360" w:type="dxa"/>
                </w:tcPr>
                <w:p w14:paraId="575485AF"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17.5 (17.2-17.7)</w:t>
                  </w:r>
                </w:p>
              </w:tc>
              <w:tc>
                <w:tcPr>
                  <w:tcW w:w="360" w:type="dxa"/>
                </w:tcPr>
                <w:p w14:paraId="575485B0"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29.6 (24.2-34.8)</w:t>
                  </w:r>
                </w:p>
              </w:tc>
            </w:tr>
            <w:tr w:rsidR="003C334C" w:rsidRPr="00426EA8" w14:paraId="31D8F466" w14:textId="77777777" w:rsidTr="00002423">
              <w:trPr>
                <w:cantSplit/>
                <w:jc w:val="center"/>
              </w:trPr>
              <w:tc>
                <w:tcPr>
                  <w:tcW w:w="360" w:type="dxa"/>
                </w:tcPr>
                <w:p w14:paraId="575485B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pH</w:t>
                  </w:r>
                </w:p>
              </w:tc>
              <w:tc>
                <w:tcPr>
                  <w:tcW w:w="360" w:type="dxa"/>
                </w:tcPr>
                <w:p w14:paraId="575485B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 (6.3-7.5)</w:t>
                  </w:r>
                </w:p>
              </w:tc>
              <w:tc>
                <w:tcPr>
                  <w:tcW w:w="360" w:type="dxa"/>
                </w:tcPr>
                <w:p w14:paraId="575485B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6.8 (5.9-7.7)</w:t>
                  </w:r>
                </w:p>
              </w:tc>
              <w:tc>
                <w:tcPr>
                  <w:tcW w:w="360" w:type="dxa"/>
                </w:tcPr>
                <w:p w14:paraId="575485B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5.5 (4.6-6)</w:t>
                  </w:r>
                </w:p>
              </w:tc>
              <w:tc>
                <w:tcPr>
                  <w:tcW w:w="360" w:type="dxa"/>
                </w:tcPr>
                <w:p w14:paraId="575485B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5.9 (5.9-6)</w:t>
                  </w:r>
                </w:p>
              </w:tc>
              <w:tc>
                <w:tcPr>
                  <w:tcW w:w="360" w:type="dxa"/>
                </w:tcPr>
                <w:p w14:paraId="575485B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6.6 (6.6-6.6)</w:t>
                  </w:r>
                </w:p>
              </w:tc>
              <w:tc>
                <w:tcPr>
                  <w:tcW w:w="360" w:type="dxa"/>
                </w:tcPr>
                <w:p w14:paraId="575485B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6.9 (6.6-7.3)</w:t>
                  </w:r>
                </w:p>
              </w:tc>
            </w:tr>
            <w:tr w:rsidR="003C334C" w:rsidRPr="00426EA8" w14:paraId="3C81953A" w14:textId="77777777" w:rsidTr="00002423">
              <w:trPr>
                <w:cantSplit/>
                <w:jc w:val="center"/>
              </w:trPr>
              <w:tc>
                <w:tcPr>
                  <w:tcW w:w="360" w:type="dxa"/>
                </w:tcPr>
                <w:p w14:paraId="575485B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Morphology</w:t>
                  </w:r>
                </w:p>
              </w:tc>
              <w:tc>
                <w:tcPr>
                  <w:tcW w:w="360" w:type="dxa"/>
                </w:tcPr>
                <w:p w14:paraId="575485BB" w14:textId="77777777" w:rsidR="007145A4" w:rsidRPr="00426EA8" w:rsidRDefault="007145A4">
                  <w:pPr>
                    <w:keepNext/>
                    <w:spacing w:after="60"/>
                    <w:rPr>
                      <w:rFonts w:ascii="Times New Roman" w:hAnsi="Times New Roman" w:cs="Times New Roman"/>
                    </w:rPr>
                  </w:pPr>
                </w:p>
              </w:tc>
              <w:tc>
                <w:tcPr>
                  <w:tcW w:w="360" w:type="dxa"/>
                </w:tcPr>
                <w:p w14:paraId="575485BC" w14:textId="77777777" w:rsidR="007145A4" w:rsidRPr="00426EA8" w:rsidRDefault="007145A4">
                  <w:pPr>
                    <w:keepNext/>
                    <w:spacing w:after="60"/>
                    <w:rPr>
                      <w:rFonts w:ascii="Times New Roman" w:hAnsi="Times New Roman" w:cs="Times New Roman"/>
                    </w:rPr>
                  </w:pPr>
                </w:p>
              </w:tc>
              <w:tc>
                <w:tcPr>
                  <w:tcW w:w="360" w:type="dxa"/>
                </w:tcPr>
                <w:p w14:paraId="575485BD" w14:textId="77777777" w:rsidR="007145A4" w:rsidRPr="00426EA8" w:rsidRDefault="007145A4">
                  <w:pPr>
                    <w:keepNext/>
                    <w:spacing w:after="60"/>
                    <w:rPr>
                      <w:rFonts w:ascii="Times New Roman" w:hAnsi="Times New Roman" w:cs="Times New Roman"/>
                    </w:rPr>
                  </w:pPr>
                </w:p>
              </w:tc>
              <w:tc>
                <w:tcPr>
                  <w:tcW w:w="360" w:type="dxa"/>
                </w:tcPr>
                <w:p w14:paraId="575485BE" w14:textId="77777777" w:rsidR="007145A4" w:rsidRPr="00426EA8" w:rsidRDefault="007145A4">
                  <w:pPr>
                    <w:keepNext/>
                    <w:spacing w:after="60"/>
                    <w:rPr>
                      <w:rFonts w:ascii="Times New Roman" w:hAnsi="Times New Roman" w:cs="Times New Roman"/>
                    </w:rPr>
                  </w:pPr>
                </w:p>
              </w:tc>
              <w:tc>
                <w:tcPr>
                  <w:tcW w:w="360" w:type="dxa"/>
                </w:tcPr>
                <w:p w14:paraId="575485BF" w14:textId="77777777" w:rsidR="007145A4" w:rsidRPr="00426EA8" w:rsidRDefault="007145A4">
                  <w:pPr>
                    <w:keepNext/>
                    <w:spacing w:after="60"/>
                    <w:rPr>
                      <w:rFonts w:ascii="Times New Roman" w:hAnsi="Times New Roman" w:cs="Times New Roman"/>
                    </w:rPr>
                  </w:pPr>
                </w:p>
              </w:tc>
              <w:tc>
                <w:tcPr>
                  <w:tcW w:w="360" w:type="dxa"/>
                </w:tcPr>
                <w:p w14:paraId="575485C0" w14:textId="77777777" w:rsidR="007145A4" w:rsidRPr="00426EA8" w:rsidRDefault="007145A4">
                  <w:pPr>
                    <w:keepNext/>
                    <w:spacing w:after="60"/>
                    <w:rPr>
                      <w:rFonts w:ascii="Times New Roman" w:hAnsi="Times New Roman" w:cs="Times New Roman"/>
                    </w:rPr>
                  </w:pPr>
                </w:p>
              </w:tc>
            </w:tr>
            <w:tr w:rsidR="003C334C" w:rsidRPr="00426EA8" w14:paraId="559068D4" w14:textId="77777777" w:rsidTr="00002423">
              <w:trPr>
                <w:cantSplit/>
                <w:jc w:val="center"/>
              </w:trPr>
              <w:tc>
                <w:tcPr>
                  <w:tcW w:w="360" w:type="dxa"/>
                </w:tcPr>
                <w:p w14:paraId="575485C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Elevation (m a.s.l.)</w:t>
                  </w:r>
                </w:p>
              </w:tc>
              <w:tc>
                <w:tcPr>
                  <w:tcW w:w="360" w:type="dxa"/>
                </w:tcPr>
                <w:p w14:paraId="575485C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107.1 (107.1-107.1)</w:t>
                  </w:r>
                </w:p>
              </w:tc>
              <w:tc>
                <w:tcPr>
                  <w:tcW w:w="360" w:type="dxa"/>
                </w:tcPr>
                <w:p w14:paraId="575485C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112.8 (112.8-112.8)</w:t>
                  </w:r>
                </w:p>
              </w:tc>
              <w:tc>
                <w:tcPr>
                  <w:tcW w:w="360" w:type="dxa"/>
                </w:tcPr>
                <w:p w14:paraId="575485C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89 (89-89)</w:t>
                  </w:r>
                </w:p>
              </w:tc>
              <w:tc>
                <w:tcPr>
                  <w:tcW w:w="360" w:type="dxa"/>
                </w:tcPr>
                <w:p w14:paraId="575485C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89.1 (89.1-89.1)</w:t>
                  </w:r>
                </w:p>
              </w:tc>
              <w:tc>
                <w:tcPr>
                  <w:tcW w:w="360" w:type="dxa"/>
                </w:tcPr>
                <w:p w14:paraId="575485C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71 (71-71)</w:t>
                  </w:r>
                </w:p>
              </w:tc>
              <w:tc>
                <w:tcPr>
                  <w:tcW w:w="360" w:type="dxa"/>
                </w:tcPr>
                <w:p w14:paraId="575485C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41.5 (41.5-41.5)</w:t>
                  </w:r>
                </w:p>
              </w:tc>
            </w:tr>
            <w:tr w:rsidR="003C334C" w:rsidRPr="00426EA8" w14:paraId="02278091" w14:textId="77777777" w:rsidTr="00002423">
              <w:trPr>
                <w:cantSplit/>
                <w:jc w:val="center"/>
              </w:trPr>
              <w:tc>
                <w:tcPr>
                  <w:tcW w:w="360" w:type="dxa"/>
                </w:tcPr>
                <w:p w14:paraId="575485C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Width (m)</w:t>
                  </w:r>
                </w:p>
              </w:tc>
              <w:tc>
                <w:tcPr>
                  <w:tcW w:w="360" w:type="dxa"/>
                </w:tcPr>
                <w:p w14:paraId="575485CB"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3.6 (3.6-3.6)</w:t>
                  </w:r>
                </w:p>
              </w:tc>
              <w:tc>
                <w:tcPr>
                  <w:tcW w:w="360" w:type="dxa"/>
                </w:tcPr>
                <w:p w14:paraId="575485CC"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3.7 (2.3-4.4)</w:t>
                  </w:r>
                </w:p>
              </w:tc>
              <w:tc>
                <w:tcPr>
                  <w:tcW w:w="360" w:type="dxa"/>
                </w:tcPr>
                <w:p w14:paraId="575485C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1.7 (1.1-2.1)</w:t>
                  </w:r>
                </w:p>
              </w:tc>
              <w:tc>
                <w:tcPr>
                  <w:tcW w:w="360" w:type="dxa"/>
                </w:tcPr>
                <w:p w14:paraId="575485CE"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3.7 (2-4.6)</w:t>
                  </w:r>
                </w:p>
              </w:tc>
              <w:tc>
                <w:tcPr>
                  <w:tcW w:w="360" w:type="dxa"/>
                </w:tcPr>
                <w:p w14:paraId="575485CF"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1.2 (0.8-1.6)</w:t>
                  </w:r>
                </w:p>
              </w:tc>
              <w:tc>
                <w:tcPr>
                  <w:tcW w:w="360" w:type="dxa"/>
                </w:tcPr>
                <w:p w14:paraId="575485D0"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7.2 (7.2-7.2)</w:t>
                  </w:r>
                </w:p>
              </w:tc>
            </w:tr>
            <w:tr w:rsidR="003C334C" w:rsidRPr="00426EA8" w14:paraId="2A18DD39" w14:textId="77777777" w:rsidTr="00002423">
              <w:trPr>
                <w:cantSplit/>
                <w:jc w:val="center"/>
              </w:trPr>
              <w:tc>
                <w:tcPr>
                  <w:tcW w:w="360" w:type="dxa"/>
                </w:tcPr>
                <w:p w14:paraId="575485D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Water velocity (m/s)</w:t>
                  </w:r>
                </w:p>
              </w:tc>
              <w:tc>
                <w:tcPr>
                  <w:tcW w:w="360" w:type="dxa"/>
                </w:tcPr>
                <w:p w14:paraId="575485D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0.025 (0.025-0.025)</w:t>
                  </w:r>
                </w:p>
              </w:tc>
              <w:tc>
                <w:tcPr>
                  <w:tcW w:w="360" w:type="dxa"/>
                </w:tcPr>
                <w:p w14:paraId="575485D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0.035 (0.035-0.035)</w:t>
                  </w:r>
                </w:p>
              </w:tc>
              <w:tc>
                <w:tcPr>
                  <w:tcW w:w="360" w:type="dxa"/>
                </w:tcPr>
                <w:p w14:paraId="575485D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0.073 (0.022-0.108)</w:t>
                  </w:r>
                </w:p>
              </w:tc>
              <w:tc>
                <w:tcPr>
                  <w:tcW w:w="360" w:type="dxa"/>
                </w:tcPr>
                <w:p w14:paraId="575485D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0.038 (0-0.115)</w:t>
                  </w:r>
                </w:p>
              </w:tc>
              <w:tc>
                <w:tcPr>
                  <w:tcW w:w="360" w:type="dxa"/>
                </w:tcPr>
                <w:p w14:paraId="575485D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0.293 (0.25-0.348)</w:t>
                  </w:r>
                </w:p>
              </w:tc>
              <w:tc>
                <w:tcPr>
                  <w:tcW w:w="360" w:type="dxa"/>
                </w:tcPr>
                <w:p w14:paraId="575485D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0.022 (0.022-0.022)</w:t>
                  </w:r>
                </w:p>
              </w:tc>
            </w:tr>
            <w:tr w:rsidR="003C334C" w:rsidRPr="00426EA8" w14:paraId="5007DC7A" w14:textId="77777777" w:rsidTr="00002423">
              <w:trPr>
                <w:cantSplit/>
                <w:jc w:val="center"/>
              </w:trPr>
              <w:tc>
                <w:tcPr>
                  <w:tcW w:w="360" w:type="dxa"/>
                </w:tcPr>
                <w:p w14:paraId="575485D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Slope</w:t>
                  </w:r>
                </w:p>
              </w:tc>
              <w:tc>
                <w:tcPr>
                  <w:tcW w:w="360" w:type="dxa"/>
                </w:tcPr>
                <w:p w14:paraId="575485DB"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1.2 (1-1.5)</w:t>
                  </w:r>
                </w:p>
              </w:tc>
              <w:tc>
                <w:tcPr>
                  <w:tcW w:w="360" w:type="dxa"/>
                </w:tcPr>
                <w:p w14:paraId="575485DC"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2.5 (2.5-2.5)</w:t>
                  </w:r>
                </w:p>
              </w:tc>
              <w:tc>
                <w:tcPr>
                  <w:tcW w:w="360" w:type="dxa"/>
                </w:tcPr>
                <w:p w14:paraId="575485D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2.2 (1.5-2.5)</w:t>
                  </w:r>
                </w:p>
              </w:tc>
              <w:tc>
                <w:tcPr>
                  <w:tcW w:w="360" w:type="dxa"/>
                </w:tcPr>
                <w:p w14:paraId="575485DE"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 (2-2)</w:t>
                  </w:r>
                </w:p>
              </w:tc>
              <w:tc>
                <w:tcPr>
                  <w:tcW w:w="360" w:type="dxa"/>
                </w:tcPr>
                <w:p w14:paraId="575485DF"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2.7 (2-3)</w:t>
                  </w:r>
                </w:p>
              </w:tc>
              <w:tc>
                <w:tcPr>
                  <w:tcW w:w="360" w:type="dxa"/>
                </w:tcPr>
                <w:p w14:paraId="575485E0"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1.5 (1-2)</w:t>
                  </w:r>
                </w:p>
              </w:tc>
            </w:tr>
            <w:tr w:rsidR="003C334C" w:rsidRPr="00426EA8" w14:paraId="666E1C3E" w14:textId="77777777" w:rsidTr="00002423">
              <w:trPr>
                <w:cantSplit/>
                <w:jc w:val="center"/>
              </w:trPr>
              <w:tc>
                <w:tcPr>
                  <w:tcW w:w="360" w:type="dxa"/>
                </w:tcPr>
                <w:p w14:paraId="575485E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Average depth (cm)</w:t>
                  </w:r>
                </w:p>
              </w:tc>
              <w:tc>
                <w:tcPr>
                  <w:tcW w:w="360" w:type="dxa"/>
                </w:tcPr>
                <w:p w14:paraId="575485E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13.7 (13.7-13.7)</w:t>
                  </w:r>
                </w:p>
              </w:tc>
              <w:tc>
                <w:tcPr>
                  <w:tcW w:w="360" w:type="dxa"/>
                </w:tcPr>
                <w:p w14:paraId="575485E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23 (20.3-28.3)</w:t>
                  </w:r>
                </w:p>
              </w:tc>
              <w:tc>
                <w:tcPr>
                  <w:tcW w:w="360" w:type="dxa"/>
                </w:tcPr>
                <w:p w14:paraId="575485E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19.7 (16-22.7)</w:t>
                  </w:r>
                </w:p>
              </w:tc>
              <w:tc>
                <w:tcPr>
                  <w:tcW w:w="360" w:type="dxa"/>
                </w:tcPr>
                <w:p w14:paraId="575485E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44.2 (30-51.3)</w:t>
                  </w:r>
                </w:p>
              </w:tc>
              <w:tc>
                <w:tcPr>
                  <w:tcW w:w="360" w:type="dxa"/>
                </w:tcPr>
                <w:p w14:paraId="575485E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16.8 (15-19.7)</w:t>
                  </w:r>
                </w:p>
              </w:tc>
              <w:tc>
                <w:tcPr>
                  <w:tcW w:w="360" w:type="dxa"/>
                </w:tcPr>
                <w:p w14:paraId="575485E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40.7 (40.7-40.7)</w:t>
                  </w:r>
                </w:p>
              </w:tc>
            </w:tr>
            <w:tr w:rsidR="003C334C" w:rsidRPr="00426EA8" w14:paraId="147D6F01" w14:textId="77777777" w:rsidTr="00002423">
              <w:trPr>
                <w:cantSplit/>
                <w:jc w:val="center"/>
              </w:trPr>
              <w:tc>
                <w:tcPr>
                  <w:tcW w:w="360" w:type="dxa"/>
                </w:tcPr>
                <w:p w14:paraId="575485E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Substrate composition (%)</w:t>
                  </w:r>
                </w:p>
              </w:tc>
              <w:tc>
                <w:tcPr>
                  <w:tcW w:w="360" w:type="dxa"/>
                </w:tcPr>
                <w:p w14:paraId="575485EB" w14:textId="77777777" w:rsidR="007145A4" w:rsidRPr="00426EA8" w:rsidRDefault="007145A4">
                  <w:pPr>
                    <w:keepNext/>
                    <w:spacing w:after="60"/>
                    <w:rPr>
                      <w:rFonts w:ascii="Times New Roman" w:hAnsi="Times New Roman" w:cs="Times New Roman"/>
                    </w:rPr>
                  </w:pPr>
                </w:p>
              </w:tc>
              <w:tc>
                <w:tcPr>
                  <w:tcW w:w="360" w:type="dxa"/>
                </w:tcPr>
                <w:p w14:paraId="575485EC" w14:textId="77777777" w:rsidR="007145A4" w:rsidRPr="00426EA8" w:rsidRDefault="007145A4">
                  <w:pPr>
                    <w:keepNext/>
                    <w:spacing w:after="60"/>
                    <w:rPr>
                      <w:rFonts w:ascii="Times New Roman" w:hAnsi="Times New Roman" w:cs="Times New Roman"/>
                    </w:rPr>
                  </w:pPr>
                </w:p>
              </w:tc>
              <w:tc>
                <w:tcPr>
                  <w:tcW w:w="360" w:type="dxa"/>
                </w:tcPr>
                <w:p w14:paraId="575485ED" w14:textId="77777777" w:rsidR="007145A4" w:rsidRPr="00426EA8" w:rsidRDefault="007145A4">
                  <w:pPr>
                    <w:keepNext/>
                    <w:spacing w:after="60"/>
                    <w:rPr>
                      <w:rFonts w:ascii="Times New Roman" w:hAnsi="Times New Roman" w:cs="Times New Roman"/>
                    </w:rPr>
                  </w:pPr>
                </w:p>
              </w:tc>
              <w:tc>
                <w:tcPr>
                  <w:tcW w:w="360" w:type="dxa"/>
                </w:tcPr>
                <w:p w14:paraId="575485EE" w14:textId="77777777" w:rsidR="007145A4" w:rsidRPr="00426EA8" w:rsidRDefault="007145A4">
                  <w:pPr>
                    <w:keepNext/>
                    <w:spacing w:after="60"/>
                    <w:rPr>
                      <w:rFonts w:ascii="Times New Roman" w:hAnsi="Times New Roman" w:cs="Times New Roman"/>
                    </w:rPr>
                  </w:pPr>
                </w:p>
              </w:tc>
              <w:tc>
                <w:tcPr>
                  <w:tcW w:w="360" w:type="dxa"/>
                </w:tcPr>
                <w:p w14:paraId="575485EF" w14:textId="77777777" w:rsidR="007145A4" w:rsidRPr="00426EA8" w:rsidRDefault="007145A4">
                  <w:pPr>
                    <w:keepNext/>
                    <w:spacing w:after="60"/>
                    <w:rPr>
                      <w:rFonts w:ascii="Times New Roman" w:hAnsi="Times New Roman" w:cs="Times New Roman"/>
                    </w:rPr>
                  </w:pPr>
                </w:p>
              </w:tc>
              <w:tc>
                <w:tcPr>
                  <w:tcW w:w="360" w:type="dxa"/>
                </w:tcPr>
                <w:p w14:paraId="575485F0" w14:textId="77777777" w:rsidR="007145A4" w:rsidRPr="00426EA8" w:rsidRDefault="007145A4">
                  <w:pPr>
                    <w:keepNext/>
                    <w:spacing w:after="60"/>
                    <w:rPr>
                      <w:rFonts w:ascii="Times New Roman" w:hAnsi="Times New Roman" w:cs="Times New Roman"/>
                    </w:rPr>
                  </w:pPr>
                </w:p>
              </w:tc>
            </w:tr>
            <w:tr w:rsidR="003C334C" w:rsidRPr="00426EA8" w14:paraId="4FBD4E32" w14:textId="77777777" w:rsidTr="00002423">
              <w:trPr>
                <w:cantSplit/>
                <w:jc w:val="center"/>
              </w:trPr>
              <w:tc>
                <w:tcPr>
                  <w:tcW w:w="360" w:type="dxa"/>
                </w:tcPr>
                <w:p w14:paraId="575485F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Mud</w:t>
                  </w:r>
                </w:p>
              </w:tc>
              <w:tc>
                <w:tcPr>
                  <w:tcW w:w="360" w:type="dxa"/>
                </w:tcPr>
                <w:p w14:paraId="575485F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100 (100-100)</w:t>
                  </w:r>
                </w:p>
              </w:tc>
              <w:tc>
                <w:tcPr>
                  <w:tcW w:w="360" w:type="dxa"/>
                </w:tcPr>
                <w:p w14:paraId="575485F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100 (100-100)</w:t>
                  </w:r>
                </w:p>
              </w:tc>
              <w:tc>
                <w:tcPr>
                  <w:tcW w:w="360" w:type="dxa"/>
                </w:tcPr>
                <w:p w14:paraId="575485F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90 (90-90)</w:t>
                  </w:r>
                </w:p>
              </w:tc>
              <w:tc>
                <w:tcPr>
                  <w:tcW w:w="360" w:type="dxa"/>
                </w:tcPr>
                <w:p w14:paraId="575485F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80 (80-80)</w:t>
                  </w:r>
                </w:p>
              </w:tc>
              <w:tc>
                <w:tcPr>
                  <w:tcW w:w="360" w:type="dxa"/>
                </w:tcPr>
                <w:p w14:paraId="575485F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70 (60-80)</w:t>
                  </w:r>
                </w:p>
              </w:tc>
              <w:tc>
                <w:tcPr>
                  <w:tcW w:w="360" w:type="dxa"/>
                </w:tcPr>
                <w:p w14:paraId="575485F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30 (20-50)</w:t>
                  </w:r>
                </w:p>
              </w:tc>
            </w:tr>
            <w:tr w:rsidR="003C334C" w:rsidRPr="00426EA8" w14:paraId="24E4BDE6" w14:textId="77777777" w:rsidTr="00002423">
              <w:trPr>
                <w:cantSplit/>
                <w:jc w:val="center"/>
              </w:trPr>
              <w:tc>
                <w:tcPr>
                  <w:tcW w:w="360" w:type="dxa"/>
                </w:tcPr>
                <w:p w14:paraId="575485F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Sand</w:t>
                  </w:r>
                </w:p>
              </w:tc>
              <w:tc>
                <w:tcPr>
                  <w:tcW w:w="360" w:type="dxa"/>
                </w:tcPr>
                <w:p w14:paraId="575485FB"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w:t>
                  </w:r>
                </w:p>
              </w:tc>
              <w:tc>
                <w:tcPr>
                  <w:tcW w:w="360" w:type="dxa"/>
                </w:tcPr>
                <w:p w14:paraId="575485FC"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w:t>
                  </w:r>
                </w:p>
              </w:tc>
              <w:tc>
                <w:tcPr>
                  <w:tcW w:w="360" w:type="dxa"/>
                </w:tcPr>
                <w:p w14:paraId="575485F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10 (10-10)</w:t>
                  </w:r>
                </w:p>
              </w:tc>
              <w:tc>
                <w:tcPr>
                  <w:tcW w:w="360" w:type="dxa"/>
                </w:tcPr>
                <w:p w14:paraId="575485FE"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20 (20-20)</w:t>
                  </w:r>
                </w:p>
              </w:tc>
              <w:tc>
                <w:tcPr>
                  <w:tcW w:w="360" w:type="dxa"/>
                </w:tcPr>
                <w:p w14:paraId="575485FF"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30 (20-40)</w:t>
                  </w:r>
                </w:p>
              </w:tc>
              <w:tc>
                <w:tcPr>
                  <w:tcW w:w="360" w:type="dxa"/>
                </w:tcPr>
                <w:p w14:paraId="57548600"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70 (50-80)</w:t>
                  </w:r>
                </w:p>
              </w:tc>
            </w:tr>
            <w:tr w:rsidR="003C334C" w:rsidRPr="00426EA8" w14:paraId="53470E8A" w14:textId="77777777" w:rsidTr="00002423">
              <w:trPr>
                <w:cantSplit/>
                <w:jc w:val="center"/>
              </w:trPr>
              <w:tc>
                <w:tcPr>
                  <w:tcW w:w="360" w:type="dxa"/>
                </w:tcPr>
                <w:p w14:paraId="5754860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lastRenderedPageBreak/>
                    <w:t>Habitat structures (%)</w:t>
                  </w:r>
                </w:p>
              </w:tc>
              <w:tc>
                <w:tcPr>
                  <w:tcW w:w="360" w:type="dxa"/>
                </w:tcPr>
                <w:p w14:paraId="57548603" w14:textId="77777777" w:rsidR="007145A4" w:rsidRPr="00426EA8" w:rsidRDefault="007145A4">
                  <w:pPr>
                    <w:keepNext/>
                    <w:spacing w:after="60"/>
                    <w:rPr>
                      <w:rFonts w:ascii="Times New Roman" w:hAnsi="Times New Roman" w:cs="Times New Roman"/>
                    </w:rPr>
                  </w:pPr>
                </w:p>
              </w:tc>
              <w:tc>
                <w:tcPr>
                  <w:tcW w:w="360" w:type="dxa"/>
                </w:tcPr>
                <w:p w14:paraId="57548604" w14:textId="77777777" w:rsidR="007145A4" w:rsidRPr="00426EA8" w:rsidRDefault="007145A4">
                  <w:pPr>
                    <w:keepNext/>
                    <w:spacing w:after="60"/>
                    <w:rPr>
                      <w:rFonts w:ascii="Times New Roman" w:hAnsi="Times New Roman" w:cs="Times New Roman"/>
                    </w:rPr>
                  </w:pPr>
                </w:p>
              </w:tc>
              <w:tc>
                <w:tcPr>
                  <w:tcW w:w="360" w:type="dxa"/>
                </w:tcPr>
                <w:p w14:paraId="57548605" w14:textId="77777777" w:rsidR="007145A4" w:rsidRPr="00426EA8" w:rsidRDefault="007145A4">
                  <w:pPr>
                    <w:keepNext/>
                    <w:spacing w:after="60"/>
                    <w:rPr>
                      <w:rFonts w:ascii="Times New Roman" w:hAnsi="Times New Roman" w:cs="Times New Roman"/>
                    </w:rPr>
                  </w:pPr>
                </w:p>
              </w:tc>
              <w:tc>
                <w:tcPr>
                  <w:tcW w:w="360" w:type="dxa"/>
                </w:tcPr>
                <w:p w14:paraId="57548606" w14:textId="77777777" w:rsidR="007145A4" w:rsidRPr="00426EA8" w:rsidRDefault="007145A4">
                  <w:pPr>
                    <w:keepNext/>
                    <w:spacing w:after="60"/>
                    <w:rPr>
                      <w:rFonts w:ascii="Times New Roman" w:hAnsi="Times New Roman" w:cs="Times New Roman"/>
                    </w:rPr>
                  </w:pPr>
                </w:p>
              </w:tc>
              <w:tc>
                <w:tcPr>
                  <w:tcW w:w="360" w:type="dxa"/>
                </w:tcPr>
                <w:p w14:paraId="57548607" w14:textId="77777777" w:rsidR="007145A4" w:rsidRPr="00426EA8" w:rsidRDefault="007145A4">
                  <w:pPr>
                    <w:keepNext/>
                    <w:spacing w:after="60"/>
                    <w:rPr>
                      <w:rFonts w:ascii="Times New Roman" w:hAnsi="Times New Roman" w:cs="Times New Roman"/>
                    </w:rPr>
                  </w:pPr>
                </w:p>
              </w:tc>
              <w:tc>
                <w:tcPr>
                  <w:tcW w:w="360" w:type="dxa"/>
                </w:tcPr>
                <w:p w14:paraId="57548608" w14:textId="77777777" w:rsidR="007145A4" w:rsidRPr="00426EA8" w:rsidRDefault="007145A4">
                  <w:pPr>
                    <w:keepNext/>
                    <w:spacing w:after="60"/>
                    <w:rPr>
                      <w:rFonts w:ascii="Times New Roman" w:hAnsi="Times New Roman" w:cs="Times New Roman"/>
                    </w:rPr>
                  </w:pPr>
                </w:p>
              </w:tc>
            </w:tr>
            <w:tr w:rsidR="003C334C" w:rsidRPr="00426EA8" w14:paraId="6E6A4608" w14:textId="77777777" w:rsidTr="00002423">
              <w:trPr>
                <w:cantSplit/>
                <w:jc w:val="center"/>
              </w:trPr>
              <w:tc>
                <w:tcPr>
                  <w:tcW w:w="360" w:type="dxa"/>
                </w:tcPr>
                <w:p w14:paraId="5754860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Aquatic macrophytes</w:t>
                  </w:r>
                </w:p>
              </w:tc>
              <w:tc>
                <w:tcPr>
                  <w:tcW w:w="360" w:type="dxa"/>
                </w:tcPr>
                <w:p w14:paraId="5754860B"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5 (5-5)</w:t>
                  </w:r>
                </w:p>
              </w:tc>
              <w:tc>
                <w:tcPr>
                  <w:tcW w:w="360" w:type="dxa"/>
                </w:tcPr>
                <w:p w14:paraId="5754860C"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20 (0-30)</w:t>
                  </w:r>
                </w:p>
              </w:tc>
              <w:tc>
                <w:tcPr>
                  <w:tcW w:w="360" w:type="dxa"/>
                </w:tcPr>
                <w:p w14:paraId="5754860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w:t>
                  </w:r>
                </w:p>
              </w:tc>
              <w:tc>
                <w:tcPr>
                  <w:tcW w:w="360" w:type="dxa"/>
                </w:tcPr>
                <w:p w14:paraId="5754860E"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35.8 (22.5-60)</w:t>
                  </w:r>
                </w:p>
              </w:tc>
              <w:tc>
                <w:tcPr>
                  <w:tcW w:w="360" w:type="dxa"/>
                </w:tcPr>
                <w:p w14:paraId="5754860F"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w:t>
                  </w:r>
                </w:p>
              </w:tc>
              <w:tc>
                <w:tcPr>
                  <w:tcW w:w="360" w:type="dxa"/>
                </w:tcPr>
                <w:p w14:paraId="57548610"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1.7 (0-5)</w:t>
                  </w:r>
                </w:p>
              </w:tc>
            </w:tr>
            <w:tr w:rsidR="003C334C" w:rsidRPr="00426EA8" w14:paraId="17BB24E7" w14:textId="77777777" w:rsidTr="00002423">
              <w:trPr>
                <w:cantSplit/>
                <w:jc w:val="center"/>
              </w:trPr>
              <w:tc>
                <w:tcPr>
                  <w:tcW w:w="360" w:type="dxa"/>
                </w:tcPr>
                <w:p w14:paraId="5754861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Littoral grass</w:t>
                  </w:r>
                </w:p>
              </w:tc>
              <w:tc>
                <w:tcPr>
                  <w:tcW w:w="360" w:type="dxa"/>
                </w:tcPr>
                <w:p w14:paraId="5754861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w:t>
                  </w:r>
                </w:p>
              </w:tc>
              <w:tc>
                <w:tcPr>
                  <w:tcW w:w="360" w:type="dxa"/>
                </w:tcPr>
                <w:p w14:paraId="5754861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5 (5-5)</w:t>
                  </w:r>
                </w:p>
              </w:tc>
              <w:tc>
                <w:tcPr>
                  <w:tcW w:w="360" w:type="dxa"/>
                </w:tcPr>
                <w:p w14:paraId="5754861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 (0-5)</w:t>
                  </w:r>
                </w:p>
              </w:tc>
              <w:tc>
                <w:tcPr>
                  <w:tcW w:w="360" w:type="dxa"/>
                </w:tcPr>
                <w:p w14:paraId="5754861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39.2 (20-50)</w:t>
                  </w:r>
                </w:p>
              </w:tc>
              <w:tc>
                <w:tcPr>
                  <w:tcW w:w="360" w:type="dxa"/>
                </w:tcPr>
                <w:p w14:paraId="5754861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w:t>
                  </w:r>
                </w:p>
              </w:tc>
              <w:tc>
                <w:tcPr>
                  <w:tcW w:w="360" w:type="dxa"/>
                </w:tcPr>
                <w:p w14:paraId="5754861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13.7 (1-30)</w:t>
                  </w:r>
                </w:p>
              </w:tc>
            </w:tr>
            <w:tr w:rsidR="003C334C" w:rsidRPr="00426EA8" w14:paraId="6E0BAAF0" w14:textId="77777777" w:rsidTr="00002423">
              <w:trPr>
                <w:cantSplit/>
                <w:jc w:val="center"/>
              </w:trPr>
              <w:tc>
                <w:tcPr>
                  <w:tcW w:w="360" w:type="dxa"/>
                </w:tcPr>
                <w:p w14:paraId="5754861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Submerged vegetation</w:t>
                  </w:r>
                </w:p>
              </w:tc>
              <w:tc>
                <w:tcPr>
                  <w:tcW w:w="360" w:type="dxa"/>
                </w:tcPr>
                <w:p w14:paraId="5754861B"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5 (5-5)</w:t>
                  </w:r>
                </w:p>
              </w:tc>
              <w:tc>
                <w:tcPr>
                  <w:tcW w:w="360" w:type="dxa"/>
                </w:tcPr>
                <w:p w14:paraId="5754861C"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8.3 (5-15)</w:t>
                  </w:r>
                </w:p>
              </w:tc>
              <w:tc>
                <w:tcPr>
                  <w:tcW w:w="360" w:type="dxa"/>
                </w:tcPr>
                <w:p w14:paraId="5754861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3.3 (0-10)</w:t>
                  </w:r>
                </w:p>
              </w:tc>
              <w:tc>
                <w:tcPr>
                  <w:tcW w:w="360" w:type="dxa"/>
                </w:tcPr>
                <w:p w14:paraId="5754861E"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3.3 (0-5)</w:t>
                  </w:r>
                </w:p>
              </w:tc>
              <w:tc>
                <w:tcPr>
                  <w:tcW w:w="360" w:type="dxa"/>
                </w:tcPr>
                <w:p w14:paraId="5754861F"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16.7 (10-20)</w:t>
                  </w:r>
                </w:p>
              </w:tc>
              <w:tc>
                <w:tcPr>
                  <w:tcW w:w="360" w:type="dxa"/>
                </w:tcPr>
                <w:p w14:paraId="57548620"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5 (0-10)</w:t>
                  </w:r>
                </w:p>
              </w:tc>
            </w:tr>
            <w:tr w:rsidR="003C334C" w:rsidRPr="00426EA8" w14:paraId="3BED797F" w14:textId="77777777" w:rsidTr="00002423">
              <w:trPr>
                <w:cantSplit/>
                <w:jc w:val="center"/>
              </w:trPr>
              <w:tc>
                <w:tcPr>
                  <w:tcW w:w="360" w:type="dxa"/>
                </w:tcPr>
                <w:p w14:paraId="5754862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Overhanging vegetation</w:t>
                  </w:r>
                </w:p>
              </w:tc>
              <w:tc>
                <w:tcPr>
                  <w:tcW w:w="360" w:type="dxa"/>
                </w:tcPr>
                <w:p w14:paraId="5754862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90 (90-90)</w:t>
                  </w:r>
                </w:p>
              </w:tc>
              <w:tc>
                <w:tcPr>
                  <w:tcW w:w="360" w:type="dxa"/>
                </w:tcPr>
                <w:p w14:paraId="5754862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81.7 (80-85)</w:t>
                  </w:r>
                </w:p>
              </w:tc>
              <w:tc>
                <w:tcPr>
                  <w:tcW w:w="360" w:type="dxa"/>
                </w:tcPr>
                <w:p w14:paraId="5754862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85 (80-90)</w:t>
                  </w:r>
                </w:p>
              </w:tc>
              <w:tc>
                <w:tcPr>
                  <w:tcW w:w="360" w:type="dxa"/>
                </w:tcPr>
                <w:p w14:paraId="5754862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30 (30-30)</w:t>
                  </w:r>
                </w:p>
              </w:tc>
              <w:tc>
                <w:tcPr>
                  <w:tcW w:w="360" w:type="dxa"/>
                </w:tcPr>
                <w:p w14:paraId="5754862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70 (60-80)</w:t>
                  </w:r>
                </w:p>
              </w:tc>
              <w:tc>
                <w:tcPr>
                  <w:tcW w:w="360" w:type="dxa"/>
                </w:tcPr>
                <w:p w14:paraId="5754862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8.3 (0-20)</w:t>
                  </w:r>
                </w:p>
              </w:tc>
            </w:tr>
            <w:tr w:rsidR="003C334C" w:rsidRPr="00426EA8" w14:paraId="3724D51F" w14:textId="77777777" w:rsidTr="00002423">
              <w:trPr>
                <w:cantSplit/>
                <w:jc w:val="center"/>
              </w:trPr>
              <w:tc>
                <w:tcPr>
                  <w:tcW w:w="360" w:type="dxa"/>
                </w:tcPr>
                <w:p w14:paraId="5754862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Leaf litter</w:t>
                  </w:r>
                </w:p>
              </w:tc>
              <w:tc>
                <w:tcPr>
                  <w:tcW w:w="360" w:type="dxa"/>
                </w:tcPr>
                <w:p w14:paraId="5754862B"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10 (10-10)</w:t>
                  </w:r>
                </w:p>
              </w:tc>
              <w:tc>
                <w:tcPr>
                  <w:tcW w:w="360" w:type="dxa"/>
                </w:tcPr>
                <w:p w14:paraId="5754862C"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3.7 (1-5)</w:t>
                  </w:r>
                </w:p>
              </w:tc>
              <w:tc>
                <w:tcPr>
                  <w:tcW w:w="360" w:type="dxa"/>
                </w:tcPr>
                <w:p w14:paraId="5754862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20 (5-30)</w:t>
                  </w:r>
                </w:p>
              </w:tc>
              <w:tc>
                <w:tcPr>
                  <w:tcW w:w="360" w:type="dxa"/>
                </w:tcPr>
                <w:p w14:paraId="5754862E"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26.7 (20-30)</w:t>
                  </w:r>
                </w:p>
              </w:tc>
              <w:tc>
                <w:tcPr>
                  <w:tcW w:w="360" w:type="dxa"/>
                </w:tcPr>
                <w:p w14:paraId="5754862F"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13.7 (1-30)</w:t>
                  </w:r>
                </w:p>
              </w:tc>
              <w:tc>
                <w:tcPr>
                  <w:tcW w:w="360" w:type="dxa"/>
                </w:tcPr>
                <w:p w14:paraId="57548630"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5.3 (1-10)</w:t>
                  </w:r>
                </w:p>
              </w:tc>
            </w:tr>
            <w:tr w:rsidR="003C334C" w:rsidRPr="00426EA8" w14:paraId="403D29AD" w14:textId="77777777" w:rsidTr="00002423">
              <w:trPr>
                <w:cantSplit/>
                <w:jc w:val="center"/>
              </w:trPr>
              <w:tc>
                <w:tcPr>
                  <w:tcW w:w="360" w:type="dxa"/>
                </w:tcPr>
                <w:p w14:paraId="5754863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Algae</w:t>
                  </w:r>
                </w:p>
              </w:tc>
              <w:tc>
                <w:tcPr>
                  <w:tcW w:w="360" w:type="dxa"/>
                </w:tcPr>
                <w:p w14:paraId="5754863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5 (5-5)</w:t>
                  </w:r>
                </w:p>
              </w:tc>
              <w:tc>
                <w:tcPr>
                  <w:tcW w:w="360" w:type="dxa"/>
                </w:tcPr>
                <w:p w14:paraId="5754863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0.3 (0-1)</w:t>
                  </w:r>
                </w:p>
              </w:tc>
              <w:tc>
                <w:tcPr>
                  <w:tcW w:w="360" w:type="dxa"/>
                </w:tcPr>
                <w:p w14:paraId="5754863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11 (2-21)</w:t>
                  </w:r>
                </w:p>
              </w:tc>
              <w:tc>
                <w:tcPr>
                  <w:tcW w:w="360" w:type="dxa"/>
                </w:tcPr>
                <w:p w14:paraId="5754863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16.7 (15-20)</w:t>
                  </w:r>
                </w:p>
              </w:tc>
              <w:tc>
                <w:tcPr>
                  <w:tcW w:w="360" w:type="dxa"/>
                </w:tcPr>
                <w:p w14:paraId="5754863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 (0-0)</w:t>
                  </w:r>
                </w:p>
              </w:tc>
              <w:tc>
                <w:tcPr>
                  <w:tcW w:w="360" w:type="dxa"/>
                </w:tcPr>
                <w:p w14:paraId="5754863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 (0-0)</w:t>
                  </w:r>
                </w:p>
              </w:tc>
            </w:tr>
            <w:tr w:rsidR="003C334C" w:rsidRPr="00426EA8" w14:paraId="5C522E55" w14:textId="77777777" w:rsidTr="00002423">
              <w:trPr>
                <w:cantSplit/>
                <w:jc w:val="center"/>
              </w:trPr>
              <w:tc>
                <w:tcPr>
                  <w:tcW w:w="360" w:type="dxa"/>
                </w:tcPr>
                <w:p w14:paraId="5754863A"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Debris</w:t>
                  </w:r>
                </w:p>
              </w:tc>
              <w:tc>
                <w:tcPr>
                  <w:tcW w:w="360" w:type="dxa"/>
                </w:tcPr>
                <w:p w14:paraId="5754863B"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30 (30-30)</w:t>
                  </w:r>
                </w:p>
              </w:tc>
              <w:tc>
                <w:tcPr>
                  <w:tcW w:w="360" w:type="dxa"/>
                </w:tcPr>
                <w:p w14:paraId="5754863C"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5.3 (5-6)</w:t>
                  </w:r>
                </w:p>
              </w:tc>
              <w:tc>
                <w:tcPr>
                  <w:tcW w:w="360" w:type="dxa"/>
                </w:tcPr>
                <w:p w14:paraId="5754863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10.3 (5-15)</w:t>
                  </w:r>
                </w:p>
              </w:tc>
              <w:tc>
                <w:tcPr>
                  <w:tcW w:w="360" w:type="dxa"/>
                </w:tcPr>
                <w:p w14:paraId="5754863E"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31.7 (30-35)</w:t>
                  </w:r>
                </w:p>
              </w:tc>
              <w:tc>
                <w:tcPr>
                  <w:tcW w:w="360" w:type="dxa"/>
                </w:tcPr>
                <w:p w14:paraId="5754863F"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17 (1-40)</w:t>
                  </w:r>
                </w:p>
              </w:tc>
              <w:tc>
                <w:tcPr>
                  <w:tcW w:w="360" w:type="dxa"/>
                </w:tcPr>
                <w:p w14:paraId="57548640"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15 (10-20)</w:t>
                  </w:r>
                </w:p>
              </w:tc>
            </w:tr>
            <w:tr w:rsidR="003C334C" w:rsidRPr="00426EA8" w14:paraId="37C2882C" w14:textId="77777777" w:rsidTr="00002423">
              <w:trPr>
                <w:cantSplit/>
                <w:jc w:val="center"/>
              </w:trPr>
              <w:tc>
                <w:tcPr>
                  <w:tcW w:w="360" w:type="dxa"/>
                </w:tcPr>
                <w:p w14:paraId="57548642"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Root masses</w:t>
                  </w:r>
                </w:p>
              </w:tc>
              <w:tc>
                <w:tcPr>
                  <w:tcW w:w="360" w:type="dxa"/>
                </w:tcPr>
                <w:p w14:paraId="57548643"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w:t>
                  </w:r>
                </w:p>
              </w:tc>
              <w:tc>
                <w:tcPr>
                  <w:tcW w:w="360" w:type="dxa"/>
                </w:tcPr>
                <w:p w14:paraId="57548644"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8.3 (5-15)</w:t>
                  </w:r>
                </w:p>
              </w:tc>
              <w:tc>
                <w:tcPr>
                  <w:tcW w:w="360" w:type="dxa"/>
                </w:tcPr>
                <w:p w14:paraId="5754864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10 (5-15)</w:t>
                  </w:r>
                </w:p>
              </w:tc>
              <w:tc>
                <w:tcPr>
                  <w:tcW w:w="360" w:type="dxa"/>
                </w:tcPr>
                <w:p w14:paraId="57548646"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0</w:t>
                  </w:r>
                </w:p>
              </w:tc>
              <w:tc>
                <w:tcPr>
                  <w:tcW w:w="360" w:type="dxa"/>
                </w:tcPr>
                <w:p w14:paraId="57548647"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76.7 (50-90)</w:t>
                  </w:r>
                </w:p>
              </w:tc>
              <w:tc>
                <w:tcPr>
                  <w:tcW w:w="360" w:type="dxa"/>
                </w:tcPr>
                <w:p w14:paraId="57548648"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3.3 (0-10)</w:t>
                  </w:r>
                </w:p>
              </w:tc>
            </w:tr>
            <w:bookmarkEnd w:id="169"/>
          </w:tbl>
          <w:p w14:paraId="57548684" w14:textId="77777777" w:rsidR="005D10FE" w:rsidRPr="00426EA8" w:rsidRDefault="005D10FE">
            <w:pPr>
              <w:spacing w:after="0"/>
              <w:rPr>
                <w:rFonts w:ascii="Times New Roman" w:hAnsi="Times New Roman" w:cs="Times New Roman"/>
              </w:rPr>
            </w:pPr>
          </w:p>
        </w:tc>
      </w:tr>
    </w:tbl>
    <w:p w14:paraId="5754864B" w14:textId="77777777" w:rsidR="007145A4" w:rsidRPr="00426EA8" w:rsidRDefault="005D10FE">
      <w:pPr>
        <w:pStyle w:val="Corpodetexto"/>
        <w:rPr>
          <w:rFonts w:ascii="Times New Roman" w:hAnsi="Times New Roman" w:cs="Times New Roman"/>
        </w:rPr>
      </w:pPr>
      <w:r w:rsidRPr="00426EA8">
        <w:rPr>
          <w:rFonts w:ascii="Times New Roman" w:hAnsi="Times New Roman" w:cs="Times New Roman"/>
        </w:rPr>
        <w:lastRenderedPageBreak/>
        <w:t>Tab.: Nutrient data table</w:t>
      </w:r>
    </w:p>
    <w:tbl>
      <w:tblPr>
        <w:tblW w:w="5000" w:type="pct"/>
        <w:tblLayout w:type="fixed"/>
        <w:tblLook w:val="0000" w:firstRow="0" w:lastRow="0" w:firstColumn="0" w:lastColumn="0" w:noHBand="0" w:noVBand="0"/>
      </w:tblPr>
      <w:tblGrid>
        <w:gridCol w:w="9360"/>
      </w:tblGrid>
      <w:tr w:rsidR="007145A4" w:rsidRPr="00426EA8" w14:paraId="5754867D" w14:textId="77777777">
        <w:tc>
          <w:tcPr>
            <w:tcW w:w="7920" w:type="dxa"/>
          </w:tcPr>
          <w:p w14:paraId="5754864C" w14:textId="77777777" w:rsidR="007145A4" w:rsidRPr="00426EA8" w:rsidRDefault="005D10FE">
            <w:pPr>
              <w:pStyle w:val="ImageCaption"/>
              <w:spacing w:before="200"/>
              <w:rPr>
                <w:rFonts w:ascii="Times New Roman" w:hAnsi="Times New Roman" w:cs="Times New Roman"/>
              </w:rPr>
            </w:pPr>
            <w:bookmarkStart w:id="170" w:name="tbl-nutri_gttable"/>
            <w:r w:rsidRPr="00426EA8">
              <w:rPr>
                <w:rFonts w:ascii="Times New Roman" w:hAnsi="Times New Roman" w:cs="Times New Roman"/>
              </w:rPr>
              <w:t>Table 2: Nutrient concentrations at the sampling sites.</w:t>
            </w:r>
          </w:p>
          <w:tbl>
            <w:tblPr>
              <w:tblW w:w="5000" w:type="pct"/>
              <w:jc w:val="center"/>
              <w:tblCellMar>
                <w:left w:w="60" w:type="dxa"/>
                <w:right w:w="60" w:type="dxa"/>
              </w:tblCellMar>
              <w:tblLook w:val="0000" w:firstRow="0" w:lastRow="0" w:firstColumn="0" w:lastColumn="0" w:noHBand="0" w:noVBand="0"/>
            </w:tblPr>
            <w:tblGrid>
              <w:gridCol w:w="1307"/>
              <w:gridCol w:w="1307"/>
              <w:gridCol w:w="1306"/>
              <w:gridCol w:w="1306"/>
              <w:gridCol w:w="1306"/>
              <w:gridCol w:w="1306"/>
              <w:gridCol w:w="1306"/>
            </w:tblGrid>
            <w:tr w:rsidR="003C334C" w:rsidRPr="00426EA8" w14:paraId="74F67B93" w14:textId="77777777" w:rsidTr="00002423">
              <w:trPr>
                <w:cantSplit/>
                <w:tblHeader/>
                <w:jc w:val="center"/>
              </w:trPr>
              <w:tc>
                <w:tcPr>
                  <w:tcW w:w="360" w:type="dxa"/>
                </w:tcPr>
                <w:p w14:paraId="5754864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Variable</w:t>
                  </w:r>
                </w:p>
              </w:tc>
              <w:tc>
                <w:tcPr>
                  <w:tcW w:w="360" w:type="dxa"/>
                  <w:tcBorders>
                    <w:top w:val="single" w:sz="16" w:space="0" w:color="D3D3D3"/>
                    <w:bottom w:val="single" w:sz="16" w:space="0" w:color="D3D3D3"/>
                  </w:tcBorders>
                </w:tcPr>
                <w:p w14:paraId="5754864E"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Site 1</w:t>
                  </w:r>
                </w:p>
              </w:tc>
              <w:tc>
                <w:tcPr>
                  <w:tcW w:w="360" w:type="dxa"/>
                  <w:tcBorders>
                    <w:top w:val="single" w:sz="16" w:space="0" w:color="D3D3D3"/>
                    <w:bottom w:val="single" w:sz="16" w:space="0" w:color="D3D3D3"/>
                  </w:tcBorders>
                </w:tcPr>
                <w:p w14:paraId="5754864F"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Site 2</w:t>
                  </w:r>
                </w:p>
              </w:tc>
              <w:tc>
                <w:tcPr>
                  <w:tcW w:w="360" w:type="dxa"/>
                  <w:tcBorders>
                    <w:top w:val="single" w:sz="16" w:space="0" w:color="D3D3D3"/>
                    <w:bottom w:val="single" w:sz="16" w:space="0" w:color="D3D3D3"/>
                  </w:tcBorders>
                </w:tcPr>
                <w:p w14:paraId="57548650"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Site 3</w:t>
                  </w:r>
                </w:p>
              </w:tc>
              <w:tc>
                <w:tcPr>
                  <w:tcW w:w="360" w:type="dxa"/>
                  <w:tcBorders>
                    <w:top w:val="single" w:sz="16" w:space="0" w:color="D3D3D3"/>
                    <w:bottom w:val="single" w:sz="16" w:space="0" w:color="D3D3D3"/>
                  </w:tcBorders>
                </w:tcPr>
                <w:p w14:paraId="57548651"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Site 4</w:t>
                  </w:r>
                </w:p>
              </w:tc>
              <w:tc>
                <w:tcPr>
                  <w:tcW w:w="360" w:type="dxa"/>
                  <w:tcBorders>
                    <w:top w:val="single" w:sz="16" w:space="0" w:color="D3D3D3"/>
                    <w:bottom w:val="single" w:sz="16" w:space="0" w:color="D3D3D3"/>
                  </w:tcBorders>
                </w:tcPr>
                <w:p w14:paraId="57548652"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Site 5</w:t>
                  </w:r>
                </w:p>
              </w:tc>
              <w:tc>
                <w:tcPr>
                  <w:tcW w:w="360" w:type="dxa"/>
                </w:tcPr>
                <w:p w14:paraId="57548653"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Site 6</w:t>
                  </w:r>
                </w:p>
              </w:tc>
            </w:tr>
            <w:tr w:rsidR="003C334C" w:rsidRPr="00426EA8" w14:paraId="55EED024" w14:textId="77777777" w:rsidTr="00002423">
              <w:trPr>
                <w:cantSplit/>
                <w:jc w:val="center"/>
              </w:trPr>
              <w:tc>
                <w:tcPr>
                  <w:tcW w:w="360" w:type="dxa"/>
                </w:tcPr>
                <w:p w14:paraId="5754865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Ammonia (µg L⁻¹)</w:t>
                  </w:r>
                </w:p>
              </w:tc>
              <w:tc>
                <w:tcPr>
                  <w:tcW w:w="360" w:type="dxa"/>
                </w:tcPr>
                <w:p w14:paraId="57548656"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54.773 (39.32-64.32)</w:t>
                  </w:r>
                </w:p>
              </w:tc>
              <w:tc>
                <w:tcPr>
                  <w:tcW w:w="360" w:type="dxa"/>
                </w:tcPr>
                <w:p w14:paraId="57548657"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58.867 (47.5-77.05)</w:t>
                  </w:r>
                </w:p>
              </w:tc>
              <w:tc>
                <w:tcPr>
                  <w:tcW w:w="360" w:type="dxa"/>
                </w:tcPr>
                <w:p w14:paraId="57548658"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72.047 (33.41-115.68)</w:t>
                  </w:r>
                </w:p>
              </w:tc>
              <w:tc>
                <w:tcPr>
                  <w:tcW w:w="360" w:type="dxa"/>
                </w:tcPr>
                <w:p w14:paraId="57548659"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81.587 (68.86-92.95)</w:t>
                  </w:r>
                </w:p>
              </w:tc>
              <w:tc>
                <w:tcPr>
                  <w:tcW w:w="360" w:type="dxa"/>
                </w:tcPr>
                <w:p w14:paraId="5754865A"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80.833 (65.23-99.32)</w:t>
                  </w:r>
                </w:p>
              </w:tc>
              <w:tc>
                <w:tcPr>
                  <w:tcW w:w="360" w:type="dxa"/>
                </w:tcPr>
                <w:p w14:paraId="5754865B"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243.71 (203.86-277.5)</w:t>
                  </w:r>
                </w:p>
              </w:tc>
            </w:tr>
            <w:tr w:rsidR="003C334C" w:rsidRPr="00426EA8" w14:paraId="210624AA" w14:textId="77777777" w:rsidTr="00002423">
              <w:trPr>
                <w:cantSplit/>
                <w:jc w:val="center"/>
              </w:trPr>
              <w:tc>
                <w:tcPr>
                  <w:tcW w:w="360" w:type="dxa"/>
                </w:tcPr>
                <w:p w14:paraId="5754865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Nitrite (µg L⁻¹)</w:t>
                  </w:r>
                </w:p>
              </w:tc>
              <w:tc>
                <w:tcPr>
                  <w:tcW w:w="360" w:type="dxa"/>
                </w:tcPr>
                <w:p w14:paraId="5754865E"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c>
                <w:tcPr>
                  <w:tcW w:w="360" w:type="dxa"/>
                </w:tcPr>
                <w:p w14:paraId="5754865F"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c>
                <w:tcPr>
                  <w:tcW w:w="360" w:type="dxa"/>
                </w:tcPr>
                <w:p w14:paraId="57548660"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c>
                <w:tcPr>
                  <w:tcW w:w="360" w:type="dxa"/>
                </w:tcPr>
                <w:p w14:paraId="57548661"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c>
                <w:tcPr>
                  <w:tcW w:w="360" w:type="dxa"/>
                </w:tcPr>
                <w:p w14:paraId="57548662"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c>
                <w:tcPr>
                  <w:tcW w:w="360" w:type="dxa"/>
                </w:tcPr>
                <w:p w14:paraId="57548663"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r>
            <w:tr w:rsidR="003C334C" w:rsidRPr="00426EA8" w14:paraId="5F29EC72" w14:textId="77777777" w:rsidTr="00002423">
              <w:trPr>
                <w:cantSplit/>
                <w:jc w:val="center"/>
              </w:trPr>
              <w:tc>
                <w:tcPr>
                  <w:tcW w:w="360" w:type="dxa"/>
                </w:tcPr>
                <w:p w14:paraId="5754866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Nitrate (µg L⁻¹)</w:t>
                  </w:r>
                </w:p>
              </w:tc>
              <w:tc>
                <w:tcPr>
                  <w:tcW w:w="360" w:type="dxa"/>
                </w:tcPr>
                <w:p w14:paraId="57548666"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6 (0-9.7)</w:t>
                  </w:r>
                </w:p>
              </w:tc>
              <w:tc>
                <w:tcPr>
                  <w:tcW w:w="360" w:type="dxa"/>
                </w:tcPr>
                <w:p w14:paraId="57548667"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8.8 (6.9-12.6)</w:t>
                  </w:r>
                </w:p>
              </w:tc>
              <w:tc>
                <w:tcPr>
                  <w:tcW w:w="360" w:type="dxa"/>
                </w:tcPr>
                <w:p w14:paraId="57548668"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5.5 (0-12.6)</w:t>
                  </w:r>
                </w:p>
              </w:tc>
              <w:tc>
                <w:tcPr>
                  <w:tcW w:w="360" w:type="dxa"/>
                </w:tcPr>
                <w:p w14:paraId="57548669"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18.8 (11.1-31.1)</w:t>
                  </w:r>
                </w:p>
              </w:tc>
              <w:tc>
                <w:tcPr>
                  <w:tcW w:w="360" w:type="dxa"/>
                </w:tcPr>
                <w:p w14:paraId="5754866A"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18.3 (16.9-19.7)</w:t>
                  </w:r>
                </w:p>
              </w:tc>
              <w:tc>
                <w:tcPr>
                  <w:tcW w:w="360" w:type="dxa"/>
                </w:tcPr>
                <w:p w14:paraId="5754866B"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10.2 (5.4-16.9)</w:t>
                  </w:r>
                </w:p>
              </w:tc>
            </w:tr>
            <w:tr w:rsidR="003C334C" w:rsidRPr="00426EA8" w14:paraId="2FDE7D25" w14:textId="77777777" w:rsidTr="00002423">
              <w:trPr>
                <w:cantSplit/>
                <w:jc w:val="center"/>
              </w:trPr>
              <w:tc>
                <w:tcPr>
                  <w:tcW w:w="360" w:type="dxa"/>
                </w:tcPr>
                <w:p w14:paraId="5754866D"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Orthophosphate (µg L⁻¹)</w:t>
                  </w:r>
                </w:p>
              </w:tc>
              <w:tc>
                <w:tcPr>
                  <w:tcW w:w="360" w:type="dxa"/>
                </w:tcPr>
                <w:p w14:paraId="5754866E"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c>
                <w:tcPr>
                  <w:tcW w:w="360" w:type="dxa"/>
                </w:tcPr>
                <w:p w14:paraId="5754866F"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c>
                <w:tcPr>
                  <w:tcW w:w="360" w:type="dxa"/>
                </w:tcPr>
                <w:p w14:paraId="57548670"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1 (0-3)</w:t>
                  </w:r>
                </w:p>
              </w:tc>
              <w:tc>
                <w:tcPr>
                  <w:tcW w:w="360" w:type="dxa"/>
                </w:tcPr>
                <w:p w14:paraId="57548671"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c>
                <w:tcPr>
                  <w:tcW w:w="360" w:type="dxa"/>
                </w:tcPr>
                <w:p w14:paraId="57548672"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c>
                <w:tcPr>
                  <w:tcW w:w="360" w:type="dxa"/>
                </w:tcPr>
                <w:p w14:paraId="57548673"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r>
            <w:tr w:rsidR="003C334C" w:rsidRPr="00426EA8" w14:paraId="5E186D0D" w14:textId="77777777" w:rsidTr="00002423">
              <w:trPr>
                <w:cantSplit/>
                <w:jc w:val="center"/>
              </w:trPr>
              <w:tc>
                <w:tcPr>
                  <w:tcW w:w="360" w:type="dxa"/>
                </w:tcPr>
                <w:p w14:paraId="57548675" w14:textId="77777777" w:rsidR="007145A4" w:rsidRPr="00426EA8" w:rsidRDefault="005D10FE">
                  <w:pPr>
                    <w:keepNext/>
                    <w:spacing w:after="60"/>
                    <w:rPr>
                      <w:rFonts w:ascii="Times New Roman" w:hAnsi="Times New Roman" w:cs="Times New Roman"/>
                    </w:rPr>
                  </w:pPr>
                  <w:r w:rsidRPr="00426EA8">
                    <w:rPr>
                      <w:rFonts w:ascii="Times New Roman" w:hAnsi="Times New Roman" w:cs="Times New Roman"/>
                    </w:rPr>
                    <w:t>Phosphorus (µg L⁻¹)</w:t>
                  </w:r>
                </w:p>
              </w:tc>
              <w:tc>
                <w:tcPr>
                  <w:tcW w:w="360" w:type="dxa"/>
                </w:tcPr>
                <w:p w14:paraId="57548676"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0 (0-0)</w:t>
                  </w:r>
                </w:p>
              </w:tc>
              <w:tc>
                <w:tcPr>
                  <w:tcW w:w="360" w:type="dxa"/>
                </w:tcPr>
                <w:p w14:paraId="57548677"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4.6 (0.3-10.3)</w:t>
                  </w:r>
                </w:p>
              </w:tc>
              <w:tc>
                <w:tcPr>
                  <w:tcW w:w="360" w:type="dxa"/>
                </w:tcPr>
                <w:p w14:paraId="57548678"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50.1 (0-150.3)</w:t>
                  </w:r>
                </w:p>
              </w:tc>
              <w:tc>
                <w:tcPr>
                  <w:tcW w:w="360" w:type="dxa"/>
                </w:tcPr>
                <w:p w14:paraId="57548679"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9 (0-27)</w:t>
                  </w:r>
                </w:p>
              </w:tc>
              <w:tc>
                <w:tcPr>
                  <w:tcW w:w="360" w:type="dxa"/>
                </w:tcPr>
                <w:p w14:paraId="5754867A"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19.2 (15.3-22)</w:t>
                  </w:r>
                </w:p>
              </w:tc>
              <w:tc>
                <w:tcPr>
                  <w:tcW w:w="360" w:type="dxa"/>
                </w:tcPr>
                <w:p w14:paraId="5754867B" w14:textId="77777777" w:rsidR="007145A4" w:rsidRPr="00426EA8" w:rsidRDefault="005D10FE">
                  <w:pPr>
                    <w:keepNext/>
                    <w:spacing w:after="60"/>
                    <w:jc w:val="right"/>
                    <w:rPr>
                      <w:rFonts w:ascii="Times New Roman" w:hAnsi="Times New Roman" w:cs="Times New Roman"/>
                    </w:rPr>
                  </w:pPr>
                  <w:r w:rsidRPr="00426EA8">
                    <w:rPr>
                      <w:rFonts w:ascii="Times New Roman" w:hAnsi="Times New Roman" w:cs="Times New Roman"/>
                    </w:rPr>
                    <w:t>38.7 (13.7-55.3)</w:t>
                  </w:r>
                </w:p>
              </w:tc>
            </w:tr>
            <w:bookmarkEnd w:id="170"/>
          </w:tbl>
          <w:p w14:paraId="57548685" w14:textId="77777777" w:rsidR="005D10FE" w:rsidRPr="00426EA8" w:rsidRDefault="005D10FE">
            <w:pPr>
              <w:spacing w:after="0"/>
              <w:rPr>
                <w:rFonts w:ascii="Times New Roman" w:hAnsi="Times New Roman" w:cs="Times New Roman"/>
              </w:rPr>
            </w:pPr>
          </w:p>
        </w:tc>
      </w:tr>
    </w:tbl>
    <w:p w14:paraId="5754867E" w14:textId="77777777" w:rsidR="007145A4" w:rsidRPr="00426EA8" w:rsidRDefault="005D10FE">
      <w:pPr>
        <w:pStyle w:val="Ttulo1"/>
        <w:rPr>
          <w:rFonts w:ascii="Times New Roman" w:hAnsi="Times New Roman" w:cs="Times New Roman"/>
          <w:szCs w:val="24"/>
        </w:rPr>
      </w:pPr>
      <w:bookmarkStart w:id="171" w:name="_Toc238982323"/>
      <w:bookmarkStart w:id="172" w:name="apendices"/>
      <w:bookmarkEnd w:id="157"/>
      <w:bookmarkEnd w:id="168"/>
      <w:r w:rsidRPr="00426EA8">
        <w:rPr>
          <w:rFonts w:ascii="Times New Roman" w:hAnsi="Times New Roman" w:cs="Times New Roman"/>
          <w:szCs w:val="24"/>
        </w:rPr>
        <w:lastRenderedPageBreak/>
        <w:t>Apendices</w:t>
      </w:r>
      <w:bookmarkEnd w:id="171"/>
    </w:p>
    <w:p w14:paraId="5754867F" w14:textId="77777777" w:rsidR="007145A4" w:rsidRPr="00426EA8" w:rsidRDefault="005D10FE">
      <w:pPr>
        <w:pStyle w:val="Ttulo1"/>
        <w:rPr>
          <w:rFonts w:ascii="Times New Roman" w:hAnsi="Times New Roman" w:cs="Times New Roman"/>
          <w:szCs w:val="24"/>
        </w:rPr>
      </w:pPr>
      <w:bookmarkStart w:id="173" w:name="_Toc238982324"/>
      <w:bookmarkStart w:id="174" w:name="non-used-figures-and-tables"/>
      <w:bookmarkEnd w:id="172"/>
      <w:r w:rsidRPr="00426EA8">
        <w:rPr>
          <w:rFonts w:ascii="Times New Roman" w:hAnsi="Times New Roman" w:cs="Times New Roman"/>
          <w:szCs w:val="24"/>
        </w:rPr>
        <w:t>Non-used figures and tables</w:t>
      </w:r>
      <w:bookmarkEnd w:id="173"/>
    </w:p>
    <w:tbl>
      <w:tblPr>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2188"/>
      </w:tblGrid>
      <w:tr w:rsidR="007145A4" w:rsidRPr="00426EA8" w14:paraId="57548681" w14:textId="77777777">
        <w:trPr>
          <w:cantSplit/>
        </w:trPr>
        <w:tc>
          <w:tcPr>
            <w:tcW w:w="0" w:type="auto"/>
            <w:shd w:val="clear" w:color="auto" w:fill="FCEFDC"/>
            <w:tcMar>
              <w:top w:w="92" w:type="dxa"/>
              <w:bottom w:w="92" w:type="dxa"/>
            </w:tcMar>
          </w:tcPr>
          <w:p w14:paraId="57548680" w14:textId="77777777" w:rsidR="007145A4" w:rsidRPr="00426EA8" w:rsidRDefault="005D10FE">
            <w:pPr>
              <w:pStyle w:val="FirstParagraph"/>
              <w:spacing w:before="0" w:after="0"/>
              <w:textAlignment w:val="center"/>
              <w:rPr>
                <w:rFonts w:ascii="Times New Roman" w:hAnsi="Times New Roman" w:cs="Times New Roman"/>
              </w:rPr>
            </w:pPr>
            <w:r w:rsidRPr="00426EA8">
              <w:rPr>
                <w:rFonts w:ascii="Times New Roman" w:hAnsi="Times New Roman" w:cs="Times New Roman"/>
                <w:noProof/>
              </w:rPr>
              <w:drawing>
                <wp:inline distT="0" distB="0" distL="0" distR="0" wp14:anchorId="57548692" wp14:editId="57548693">
                  <wp:extent cx="152400" cy="152400"/>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C:\PROGRA~1\RStudio\RESOUR~1\app\bin\quarto\share\formats\docx\warning.png"/>
                          <pic:cNvPicPr>
                            <a:picLocks noChangeAspect="1" noChangeArrowheads="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rsidRPr="00426EA8">
              <w:rPr>
                <w:rFonts w:ascii="Times New Roman" w:hAnsi="Times New Roman" w:cs="Times New Roman"/>
              </w:rPr>
              <w:t xml:space="preserve">  Non-used codes</w:t>
            </w:r>
          </w:p>
        </w:tc>
      </w:tr>
      <w:tr w:rsidR="007145A4" w:rsidRPr="00426EA8" w14:paraId="57548683" w14:textId="77777777">
        <w:trPr>
          <w:cantSplit/>
        </w:trPr>
        <w:tc>
          <w:tcPr>
            <w:tcW w:w="0" w:type="auto"/>
            <w:tcMar>
              <w:top w:w="108" w:type="dxa"/>
              <w:bottom w:w="108" w:type="dxa"/>
            </w:tcMar>
          </w:tcPr>
          <w:p w14:paraId="57548682" w14:textId="77777777" w:rsidR="007145A4" w:rsidRPr="00426EA8" w:rsidRDefault="007145A4">
            <w:pPr>
              <w:rPr>
                <w:rFonts w:ascii="Times New Roman" w:hAnsi="Times New Roman" w:cs="Times New Roman"/>
              </w:rPr>
            </w:pPr>
          </w:p>
        </w:tc>
      </w:tr>
      <w:bookmarkEnd w:id="174"/>
    </w:tbl>
    <w:p w14:paraId="57548686" w14:textId="3DACC89B" w:rsidR="005D10FE" w:rsidRPr="00426EA8" w:rsidRDefault="005D10FE">
      <w:pPr>
        <w:rPr>
          <w:rFonts w:ascii="Times New Roman" w:hAnsi="Times New Roman" w:cs="Times New Roman"/>
        </w:rPr>
      </w:pPr>
    </w:p>
    <w:sectPr w:rsidR="005D10FE" w:rsidRPr="00426EA8">
      <w:pgSz w:w="12240" w:h="15840"/>
      <w:pgMar w:top="1440" w:right="1440" w:bottom="1440" w:left="1440"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Enelise Amado" w:date="2026-09-03T11:38:00Z" w:initials="EA">
    <w:p w14:paraId="003DA6F4" w14:textId="77777777" w:rsidR="009E605E" w:rsidRDefault="009E605E" w:rsidP="009E605E">
      <w:r>
        <w:rPr>
          <w:rStyle w:val="Refdecomentrio"/>
        </w:rPr>
        <w:annotationRef/>
      </w:r>
      <w:r>
        <w:rPr>
          <w:sz w:val="20"/>
          <w:szCs w:val="20"/>
        </w:rPr>
        <w:t>Sugestão de texto para o trecho marcado em amarelo</w:t>
      </w:r>
    </w:p>
  </w:comment>
  <w:comment w:id="14" w:author="Enelise Amado" w:date="2026-09-02T11:15:00Z" w:initials="EA">
    <w:p w14:paraId="6DA464C9" w14:textId="77777777" w:rsidR="00763F71" w:rsidRDefault="00763F71" w:rsidP="00763F71">
      <w:r>
        <w:rPr>
          <w:rStyle w:val="Refdecomentrio"/>
        </w:rPr>
        <w:annotationRef/>
      </w:r>
      <w:r>
        <w:rPr>
          <w:sz w:val="20"/>
          <w:szCs w:val="20"/>
        </w:rPr>
        <w:t xml:space="preserve">olhando o gráfico eu não consigo ver essa afirmação. Além disso, lá na discussão estatística foi mencionado que como não havia diferença entre os peixes foi feito um pool no mesmo ponto de coleta. </w:t>
      </w:r>
    </w:p>
  </w:comment>
  <w:comment w:id="15" w:author="Enelise Amado" w:date="2026-09-03T12:15:00Z" w:initials="EA">
    <w:p w14:paraId="57792A0A" w14:textId="77777777" w:rsidR="005B2CB3" w:rsidRDefault="005B2CB3" w:rsidP="005B2CB3">
      <w:r>
        <w:rPr>
          <w:rStyle w:val="Refdecomentrio"/>
        </w:rPr>
        <w:annotationRef/>
      </w:r>
      <w:r>
        <w:rPr>
          <w:sz w:val="20"/>
          <w:szCs w:val="20"/>
        </w:rPr>
        <w:t>Aqui eu citaria Minier et al., 1999)</w:t>
      </w:r>
    </w:p>
  </w:comment>
  <w:comment w:id="39" w:author="Enelise Amado" w:date="2026-09-03T12:05:00Z" w:initials="EA">
    <w:p w14:paraId="10731FE1" w14:textId="77777777" w:rsidR="00136494" w:rsidRDefault="00136494" w:rsidP="00136494">
      <w:r>
        <w:rPr>
          <w:rStyle w:val="Refdecomentrio"/>
        </w:rPr>
        <w:annotationRef/>
      </w:r>
      <w:r>
        <w:rPr>
          <w:sz w:val="20"/>
          <w:szCs w:val="20"/>
        </w:rPr>
        <w:t>Žaja, R., Klobučar, G. I., Klobučar, R. S., Hackenberger, B. K., &amp; Smital, T. (2006). Haemolymph as compartment for efficient and non-destructive determination of P-glycoprotein (Pgp) mediated MXR activity in bivalves. Comparative Biochemistry and Physiology Part C: Toxicology &amp; Pharmacology, 143(1), 103-112.</w:t>
      </w:r>
    </w:p>
  </w:comment>
  <w:comment w:id="53" w:author="Enelise Amado" w:date="2026-09-03T12:07:00Z" w:initials="EA">
    <w:p w14:paraId="0E8DFBCC" w14:textId="77777777" w:rsidR="003914B1" w:rsidRDefault="003914B1" w:rsidP="003914B1">
      <w:r>
        <w:rPr>
          <w:rStyle w:val="Refdecomentrio"/>
        </w:rPr>
        <w:annotationRef/>
      </w:r>
      <w:r>
        <w:rPr>
          <w:sz w:val="20"/>
          <w:szCs w:val="20"/>
        </w:rPr>
        <w:t>em dúvida se essa menção mais compromete do que ajuda.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3DA6F4" w15:done="0"/>
  <w15:commentEx w15:paraId="6DA464C9" w15:done="0"/>
  <w15:commentEx w15:paraId="57792A0A" w15:done="0"/>
  <w15:commentEx w15:paraId="10731FE1" w15:done="0"/>
  <w15:commentEx w15:paraId="0E8DFB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A24A76" w16cex:dateUtc="2026-09-03T14:38:00Z"/>
  <w16cex:commentExtensible w16cex:durableId="6A9BB50A" w16cex:dateUtc="2026-09-02T14:15:00Z"/>
  <w16cex:commentExtensible w16cex:durableId="1667A2C0" w16cex:dateUtc="2026-09-03T15:15:00Z"/>
  <w16cex:commentExtensible w16cex:durableId="722D3B9C" w16cex:dateUtc="2026-09-03T15:05:00Z"/>
  <w16cex:commentExtensible w16cex:durableId="16C0DEF9" w16cex:dateUtc="2026-09-03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3DA6F4" w16cid:durableId="49A24A76"/>
  <w16cid:commentId w16cid:paraId="6DA464C9" w16cid:durableId="6A9BB50A"/>
  <w16cid:commentId w16cid:paraId="57792A0A" w16cid:durableId="1667A2C0"/>
  <w16cid:commentId w16cid:paraId="10731FE1" w16cid:durableId="722D3B9C"/>
  <w16cid:commentId w16cid:paraId="0E8DFBCC" w16cid:durableId="16C0DE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Palatino">
    <w:altName w:val="Palatino Linotype"/>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AR PL SungtiL GB">
    <w:panose1 w:val="00000000000000000000"/>
    <w:charset w:val="00"/>
    <w:family w:val="roman"/>
    <w:notTrueType/>
    <w:pitch w:val="default"/>
  </w:font>
  <w:font w:name="Lohit Devanagari">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E6E4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700458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elise Amado">
    <w15:presenceInfo w15:providerId="Windows Live" w15:userId="46ce72a81681338e"/>
  </w15:person>
  <w15:person w15:author="Elvio Medeiros">
    <w15:presenceInfo w15:providerId="Windows Live" w15:userId="480d9b848b88e3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5A4"/>
    <w:rsid w:val="00002423"/>
    <w:rsid w:val="00080B07"/>
    <w:rsid w:val="000C1EAE"/>
    <w:rsid w:val="000F396B"/>
    <w:rsid w:val="00100587"/>
    <w:rsid w:val="00114BDE"/>
    <w:rsid w:val="0013013C"/>
    <w:rsid w:val="00136494"/>
    <w:rsid w:val="00147812"/>
    <w:rsid w:val="00157A2D"/>
    <w:rsid w:val="0016524E"/>
    <w:rsid w:val="00193AF2"/>
    <w:rsid w:val="00196093"/>
    <w:rsid w:val="001A677E"/>
    <w:rsid w:val="002775A6"/>
    <w:rsid w:val="0029154D"/>
    <w:rsid w:val="002D6F3A"/>
    <w:rsid w:val="002F18F0"/>
    <w:rsid w:val="00311333"/>
    <w:rsid w:val="00331EB0"/>
    <w:rsid w:val="00334D85"/>
    <w:rsid w:val="00337C50"/>
    <w:rsid w:val="00353622"/>
    <w:rsid w:val="003841CC"/>
    <w:rsid w:val="003914B1"/>
    <w:rsid w:val="003A22C2"/>
    <w:rsid w:val="003C334C"/>
    <w:rsid w:val="003D360F"/>
    <w:rsid w:val="003D56A5"/>
    <w:rsid w:val="00404B0B"/>
    <w:rsid w:val="0041111E"/>
    <w:rsid w:val="00411261"/>
    <w:rsid w:val="00426EA8"/>
    <w:rsid w:val="004B102E"/>
    <w:rsid w:val="00503891"/>
    <w:rsid w:val="00503CD1"/>
    <w:rsid w:val="00525FE0"/>
    <w:rsid w:val="005375AB"/>
    <w:rsid w:val="0054450C"/>
    <w:rsid w:val="00553C09"/>
    <w:rsid w:val="005B2CB3"/>
    <w:rsid w:val="005D10FE"/>
    <w:rsid w:val="005D51A8"/>
    <w:rsid w:val="005E714A"/>
    <w:rsid w:val="00610734"/>
    <w:rsid w:val="00632F26"/>
    <w:rsid w:val="00651C7B"/>
    <w:rsid w:val="006B76DB"/>
    <w:rsid w:val="006E4DA6"/>
    <w:rsid w:val="00711311"/>
    <w:rsid w:val="007145A4"/>
    <w:rsid w:val="00763F71"/>
    <w:rsid w:val="007B2048"/>
    <w:rsid w:val="007D353F"/>
    <w:rsid w:val="007D77A7"/>
    <w:rsid w:val="008757EE"/>
    <w:rsid w:val="00880580"/>
    <w:rsid w:val="008974C6"/>
    <w:rsid w:val="008B3903"/>
    <w:rsid w:val="008F6B72"/>
    <w:rsid w:val="00984FF8"/>
    <w:rsid w:val="009A4A4C"/>
    <w:rsid w:val="009C2920"/>
    <w:rsid w:val="009D510D"/>
    <w:rsid w:val="009E605E"/>
    <w:rsid w:val="009F5E53"/>
    <w:rsid w:val="00A22E67"/>
    <w:rsid w:val="00A23AB8"/>
    <w:rsid w:val="00A35966"/>
    <w:rsid w:val="00A45A98"/>
    <w:rsid w:val="00A52CEE"/>
    <w:rsid w:val="00AA652E"/>
    <w:rsid w:val="00B051B9"/>
    <w:rsid w:val="00B827EE"/>
    <w:rsid w:val="00C066F7"/>
    <w:rsid w:val="00C13C14"/>
    <w:rsid w:val="00C2312C"/>
    <w:rsid w:val="00C24825"/>
    <w:rsid w:val="00C70C52"/>
    <w:rsid w:val="00D06C29"/>
    <w:rsid w:val="00D11DF1"/>
    <w:rsid w:val="00D760AE"/>
    <w:rsid w:val="00DC17FB"/>
    <w:rsid w:val="00DC3479"/>
    <w:rsid w:val="00E416C4"/>
    <w:rsid w:val="00E54AC5"/>
    <w:rsid w:val="00E620AA"/>
    <w:rsid w:val="00EB76C5"/>
    <w:rsid w:val="00F27161"/>
    <w:rsid w:val="00F4757C"/>
    <w:rsid w:val="00F56474"/>
    <w:rsid w:val="00F6019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84B9"/>
  <w15:docId w15:val="{B15B6E69-00B8-4899-829D-6CBBB4B56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4"/>
        <w:lang w:val="en-US" w:eastAsia="en-US" w:bidi="ar-SA"/>
      </w:rPr>
    </w:rPrDefault>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rPr>
      <w:sz w:val="24"/>
    </w:rPr>
  </w:style>
  <w:style w:type="paragraph" w:styleId="Ttulo1">
    <w:name w:val="heading 1"/>
    <w:basedOn w:val="Normal"/>
    <w:uiPriority w:val="9"/>
    <w:qFormat/>
    <w:rsid w:val="00D9624B"/>
    <w:pPr>
      <w:keepNext/>
      <w:keepLines/>
      <w:spacing w:before="480" w:after="0"/>
      <w:outlineLvl w:val="0"/>
    </w:pPr>
    <w:rPr>
      <w:rFonts w:ascii="Palatino" w:eastAsiaTheme="majorEastAsia" w:hAnsi="Palatino" w:cstheme="majorBidi"/>
      <w:b/>
      <w:bCs/>
      <w:color w:val="000000" w:themeColor="text1"/>
      <w:szCs w:val="32"/>
    </w:rPr>
  </w:style>
  <w:style w:type="paragraph" w:styleId="Ttulo2">
    <w:name w:val="heading 2"/>
    <w:basedOn w:val="Normal"/>
    <w:uiPriority w:val="9"/>
    <w:unhideWhenUsed/>
    <w:qFormat/>
    <w:rsid w:val="00D9624B"/>
    <w:pPr>
      <w:keepNext/>
      <w:keepLines/>
      <w:spacing w:before="200" w:after="0"/>
      <w:outlineLvl w:val="1"/>
    </w:pPr>
    <w:rPr>
      <w:rFonts w:ascii="Palatino" w:eastAsiaTheme="majorEastAsia" w:hAnsi="Palatino" w:cstheme="majorBidi"/>
      <w:bCs/>
      <w:i/>
      <w:color w:val="000000" w:themeColor="text1"/>
      <w:szCs w:val="32"/>
    </w:rPr>
  </w:style>
  <w:style w:type="paragraph" w:styleId="Ttulo3">
    <w:name w:val="heading 3"/>
    <w:basedOn w:val="Normal"/>
    <w:uiPriority w:val="9"/>
    <w:unhideWhenUsed/>
    <w:qFormat/>
    <w:pPr>
      <w:keepNext/>
      <w:keepLines/>
      <w:spacing w:before="200" w:after="0"/>
      <w:outlineLvl w:val="2"/>
    </w:pPr>
    <w:rPr>
      <w:rFonts w:ascii="Palatino" w:eastAsiaTheme="majorEastAsia" w:hAnsi="Palatino" w:cstheme="majorBidi"/>
      <w:bCs/>
      <w:i/>
      <w:color w:val="000000"/>
      <w:szCs w:val="28"/>
    </w:rPr>
  </w:style>
  <w:style w:type="paragraph" w:styleId="Ttulo4">
    <w:name w:val="heading 4"/>
    <w:basedOn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egendaChar">
    <w:name w:val="Legenda Char"/>
    <w:basedOn w:val="Fontepargpadro"/>
    <w:link w:val="Legenda"/>
    <w:qFormat/>
  </w:style>
  <w:style w:type="character" w:customStyle="1" w:styleId="VerbatimChar">
    <w:name w:val="Verbatim Char"/>
    <w:basedOn w:val="LegendaChar"/>
    <w:link w:val="SourceCode"/>
    <w:qFormat/>
    <w:rPr>
      <w:rFonts w:ascii="Consolas" w:hAnsi="Consolas"/>
      <w:sz w:val="22"/>
    </w:rPr>
  </w:style>
  <w:style w:type="character" w:customStyle="1" w:styleId="FootnoteCharacters">
    <w:name w:val="Footnote Characters"/>
    <w:basedOn w:val="LegendaChar"/>
    <w:qFormat/>
    <w:rPr>
      <w:vertAlign w:val="superscript"/>
    </w:rPr>
  </w:style>
  <w:style w:type="character" w:customStyle="1" w:styleId="FootnoteAnchor">
    <w:name w:val="Footnote Anchor"/>
    <w:rPr>
      <w:vertAlign w:val="superscript"/>
    </w:rPr>
  </w:style>
  <w:style w:type="character" w:customStyle="1" w:styleId="InternetLink">
    <w:name w:val="Internet Link"/>
    <w:basedOn w:val="LegendaChar"/>
    <w:rPr>
      <w:color w:val="4F81BD" w:themeColor="accent1"/>
    </w:rPr>
  </w:style>
  <w:style w:type="character" w:customStyle="1" w:styleId="KeywordTok">
    <w:name w:val="KeywordTok"/>
    <w:basedOn w:val="VerbatimChar"/>
    <w:qFormat/>
    <w:rPr>
      <w:rFonts w:ascii="Consolas" w:hAnsi="Consolas"/>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000000"/>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color w:val="0000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i/>
      <w:color w:val="8F5902"/>
      <w:sz w:val="22"/>
      <w:shd w:val="clear" w:color="auto" w:fill="F8F8F8"/>
    </w:rPr>
  </w:style>
  <w:style w:type="character" w:customStyle="1" w:styleId="AnnotationTok">
    <w:name w:val="AnnotationTok"/>
    <w:basedOn w:val="VerbatimChar"/>
    <w:qFormat/>
    <w:rPr>
      <w:rFonts w:ascii="Consolas" w:hAnsi="Consolas"/>
      <w:i/>
      <w:color w:val="8F5902"/>
      <w:sz w:val="22"/>
      <w:shd w:val="clear" w:color="auto" w:fill="F8F8F8"/>
    </w:rPr>
  </w:style>
  <w:style w:type="character" w:customStyle="1" w:styleId="CommentVarTok">
    <w:name w:val="CommentVarTok"/>
    <w:basedOn w:val="VerbatimChar"/>
    <w:qFormat/>
    <w:rPr>
      <w:rFonts w:ascii="Consolas" w:hAnsi="Consolas"/>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color w:val="000000"/>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color w:val="204A87"/>
      <w:sz w:val="22"/>
      <w:shd w:val="clear" w:color="auto" w:fill="F8F8F8"/>
    </w:rPr>
  </w:style>
  <w:style w:type="character" w:customStyle="1" w:styleId="OperatorTok">
    <w:name w:val="OperatorTok"/>
    <w:basedOn w:val="VerbatimChar"/>
    <w:qFormat/>
    <w:rPr>
      <w:rFonts w:ascii="Consolas" w:hAnsi="Consolas"/>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C4A000"/>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i/>
      <w:color w:val="8F5902"/>
      <w:sz w:val="22"/>
      <w:shd w:val="clear" w:color="auto" w:fill="F8F8F8"/>
    </w:rPr>
  </w:style>
  <w:style w:type="character" w:customStyle="1" w:styleId="WarningTok">
    <w:name w:val="WarningTok"/>
    <w:basedOn w:val="VerbatimChar"/>
    <w:qFormat/>
    <w:rPr>
      <w:rFonts w:ascii="Consolas" w:hAnsi="Consolas"/>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customStyle="1" w:styleId="CorpodetextoChar">
    <w:name w:val="Corpo de texto Char"/>
    <w:basedOn w:val="Fontepargpadro"/>
    <w:link w:val="Corpodetexto"/>
    <w:qFormat/>
    <w:rsid w:val="0046359F"/>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style>
  <w:style w:type="character" w:customStyle="1" w:styleId="ListLabel4">
    <w:name w:val="ListLabel 4"/>
    <w:qFormat/>
  </w:style>
  <w:style w:type="character" w:customStyle="1" w:styleId="ListLabel5">
    <w:name w:val="ListLabel 5"/>
    <w:qFormat/>
  </w:style>
  <w:style w:type="character" w:customStyle="1" w:styleId="ListLabel6">
    <w:name w:val="ListLabel 6"/>
    <w:qFormat/>
  </w:style>
  <w:style w:type="paragraph" w:customStyle="1" w:styleId="Heading">
    <w:name w:val="Heading"/>
    <w:basedOn w:val="Normal"/>
    <w:next w:val="Corpodetexto"/>
    <w:qFormat/>
    <w:pPr>
      <w:keepNext/>
      <w:spacing w:before="240" w:after="120"/>
    </w:pPr>
    <w:rPr>
      <w:rFonts w:ascii="Liberation Sans" w:eastAsia="AR PL SungtiL GB" w:hAnsi="Liberation Sans" w:cs="Lohit Devanagari"/>
      <w:sz w:val="28"/>
      <w:szCs w:val="28"/>
    </w:rPr>
  </w:style>
  <w:style w:type="paragraph" w:styleId="Corpodetexto">
    <w:name w:val="Body Text"/>
    <w:basedOn w:val="Normal"/>
    <w:link w:val="CorpodetextoChar"/>
    <w:qFormat/>
    <w:pPr>
      <w:spacing w:before="180" w:after="180"/>
      <w:jc w:val="both"/>
    </w:pPr>
    <w:rPr>
      <w:rFonts w:ascii="Palatino" w:hAnsi="Palatino"/>
    </w:rPr>
  </w:style>
  <w:style w:type="paragraph" w:styleId="Lista">
    <w:name w:val="List"/>
    <w:basedOn w:val="Corpodetexto"/>
    <w:rPr>
      <w:rFonts w:cs="Lohit Devanagari"/>
    </w:rPr>
  </w:style>
  <w:style w:type="paragraph" w:styleId="Legenda">
    <w:name w:val="caption"/>
    <w:basedOn w:val="Normal"/>
    <w:link w:val="LegendaCh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Corpodetexto"/>
    <w:qFormat/>
    <w:rsid w:val="008959BB"/>
  </w:style>
  <w:style w:type="paragraph" w:customStyle="1" w:styleId="Compact">
    <w:name w:val="Compact"/>
    <w:basedOn w:val="Corpodetexto"/>
    <w:qFormat/>
    <w:pPr>
      <w:spacing w:before="36" w:after="36"/>
    </w:pPr>
  </w:style>
  <w:style w:type="paragraph" w:styleId="Ttulo">
    <w:name w:val="Title"/>
    <w:basedOn w:val="Normal"/>
    <w:qFormat/>
    <w:rsid w:val="002E505D"/>
    <w:pPr>
      <w:keepNext/>
      <w:keepLines/>
      <w:spacing w:before="480" w:after="240"/>
      <w:jc w:val="center"/>
    </w:pPr>
    <w:rPr>
      <w:rFonts w:ascii="Palatino" w:eastAsiaTheme="majorEastAsia" w:hAnsi="Palatino" w:cstheme="majorBidi"/>
      <w:bCs/>
      <w:color w:val="000000" w:themeColor="text1"/>
      <w:sz w:val="36"/>
      <w:szCs w:val="36"/>
    </w:rPr>
  </w:style>
  <w:style w:type="paragraph" w:styleId="Subttulo">
    <w:name w:val="Subtitle"/>
    <w:basedOn w:val="Ttulo"/>
    <w:qFormat/>
    <w:pPr>
      <w:spacing w:before="240"/>
    </w:pPr>
    <w:rPr>
      <w:sz w:val="30"/>
      <w:szCs w:val="30"/>
    </w:rPr>
  </w:style>
  <w:style w:type="paragraph" w:customStyle="1" w:styleId="Author">
    <w:name w:val="Author"/>
    <w:qFormat/>
    <w:pPr>
      <w:keepNext/>
      <w:keepLines/>
      <w:jc w:val="center"/>
    </w:pPr>
    <w:rPr>
      <w:sz w:val="24"/>
    </w:rPr>
  </w:style>
  <w:style w:type="paragraph" w:styleId="Data">
    <w:name w:val="Date"/>
    <w:qFormat/>
    <w:pPr>
      <w:keepNext/>
      <w:keepLines/>
      <w:jc w:val="center"/>
    </w:pPr>
    <w:rPr>
      <w:sz w:val="24"/>
    </w:rPr>
  </w:style>
  <w:style w:type="paragraph" w:customStyle="1" w:styleId="Abstract">
    <w:name w:val="Abstract"/>
    <w:basedOn w:val="Normal"/>
    <w:qFormat/>
    <w:pPr>
      <w:keepNext/>
      <w:keepLines/>
      <w:spacing w:before="300" w:after="300"/>
    </w:pPr>
    <w:rPr>
      <w:sz w:val="20"/>
      <w:szCs w:val="20"/>
    </w:rPr>
  </w:style>
  <w:style w:type="paragraph" w:styleId="Bibliografia">
    <w:name w:val="Bibliography"/>
    <w:basedOn w:val="Normal"/>
    <w:qFormat/>
    <w:pPr>
      <w:spacing w:after="0" w:line="480" w:lineRule="auto"/>
      <w:ind w:left="720" w:hanging="720"/>
    </w:pPr>
  </w:style>
  <w:style w:type="paragraph" w:styleId="Textoembloco">
    <w:name w:val="Block Text"/>
    <w:basedOn w:val="Corpodetexto"/>
    <w:uiPriority w:val="9"/>
    <w:unhideWhenUsed/>
    <w:qFormat/>
    <w:pPr>
      <w:spacing w:before="100" w:after="100"/>
    </w:pPr>
    <w:rPr>
      <w:rFonts w:asciiTheme="majorHAnsi" w:eastAsiaTheme="majorEastAsia" w:hAnsiTheme="majorHAnsi" w:cstheme="majorBidi"/>
      <w:bCs/>
      <w:sz w:val="20"/>
      <w:szCs w:val="20"/>
    </w:rPr>
  </w:style>
  <w:style w:type="paragraph" w:styleId="Textodenotaderodap">
    <w:name w:val="footnote text"/>
    <w:basedOn w:val="Normal"/>
    <w:uiPriority w:val="9"/>
    <w:unhideWhenUsed/>
    <w:qFormat/>
  </w:style>
  <w:style w:type="paragraph" w:customStyle="1" w:styleId="DefinitionTerm">
    <w:name w:val="Definition Term"/>
    <w:basedOn w:val="Normal"/>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egenda"/>
    <w:qFormat/>
    <w:pPr>
      <w:keepNext/>
    </w:pPr>
  </w:style>
  <w:style w:type="paragraph" w:customStyle="1" w:styleId="ImageCaption">
    <w:name w:val="Image Caption"/>
    <w:basedOn w:val="Legenda"/>
    <w:qFormat/>
  </w:style>
  <w:style w:type="paragraph" w:customStyle="1" w:styleId="Figure">
    <w:name w:val="Figure"/>
    <w:basedOn w:val="Normal"/>
    <w:qFormat/>
  </w:style>
  <w:style w:type="paragraph" w:customStyle="1" w:styleId="FigurewithCaption">
    <w:name w:val="Figure with Caption"/>
    <w:basedOn w:val="Figure"/>
    <w:qFormat/>
    <w:pPr>
      <w:keepNext/>
    </w:pPr>
  </w:style>
  <w:style w:type="paragraph" w:styleId="CabealhodoSumrio">
    <w:name w:val="TOC Heading"/>
    <w:basedOn w:val="Ttulo1"/>
    <w:uiPriority w:val="39"/>
    <w:unhideWhenUsed/>
    <w:qFormat/>
    <w:pPr>
      <w:spacing w:before="240" w:line="259" w:lineRule="auto"/>
    </w:pPr>
    <w:rPr>
      <w:b w:val="0"/>
      <w:bCs w:val="0"/>
      <w:color w:val="365F91" w:themeColor="accent1" w:themeShade="BF"/>
    </w:rPr>
  </w:style>
  <w:style w:type="paragraph" w:customStyle="1" w:styleId="SourceCode">
    <w:name w:val="Source Code"/>
    <w:basedOn w:val="Normal"/>
    <w:link w:val="VerbatimChar"/>
    <w:qFormat/>
    <w:pPr>
      <w:shd w:val="clear" w:color="auto" w:fill="F8F8F8"/>
    </w:pPr>
  </w:style>
  <w:style w:type="paragraph" w:customStyle="1" w:styleId="Style1">
    <w:name w:val="Style1"/>
    <w:basedOn w:val="Ttulo"/>
    <w:qFormat/>
    <w:rsid w:val="0046359F"/>
    <w:rPr>
      <w:rFonts w:ascii="Palatino Linotype" w:hAnsi="Palatino Linotype"/>
    </w:rPr>
  </w:style>
  <w:style w:type="paragraph" w:customStyle="1" w:styleId="steve-title">
    <w:name w:val="steve-title"/>
    <w:basedOn w:val="Ttulo"/>
    <w:qFormat/>
    <w:rsid w:val="00263D8E"/>
    <w:rPr>
      <w:b/>
      <w:i/>
    </w:rPr>
  </w:style>
  <w:style w:type="paragraph" w:styleId="Sumrio1">
    <w:name w:val="toc 1"/>
    <w:basedOn w:val="Normal"/>
    <w:next w:val="Normal"/>
    <w:autoRedefine/>
    <w:uiPriority w:val="39"/>
    <w:unhideWhenUsed/>
    <w:rsid w:val="003C334C"/>
    <w:pPr>
      <w:spacing w:after="100"/>
    </w:pPr>
  </w:style>
  <w:style w:type="paragraph" w:styleId="Sumrio2">
    <w:name w:val="toc 2"/>
    <w:basedOn w:val="Normal"/>
    <w:next w:val="Normal"/>
    <w:autoRedefine/>
    <w:uiPriority w:val="39"/>
    <w:unhideWhenUsed/>
    <w:rsid w:val="003C334C"/>
    <w:pPr>
      <w:spacing w:after="100"/>
      <w:ind w:left="240"/>
    </w:pPr>
  </w:style>
  <w:style w:type="character" w:styleId="Hyperlink">
    <w:name w:val="Hyperlink"/>
    <w:basedOn w:val="Fontepargpadro"/>
    <w:uiPriority w:val="99"/>
    <w:unhideWhenUsed/>
    <w:rsid w:val="003C334C"/>
    <w:rPr>
      <w:color w:val="0000FF" w:themeColor="hyperlink"/>
      <w:u w:val="single"/>
    </w:rPr>
  </w:style>
  <w:style w:type="character" w:styleId="Refdecomentrio">
    <w:name w:val="annotation reference"/>
    <w:basedOn w:val="Fontepargpadro"/>
    <w:semiHidden/>
    <w:unhideWhenUsed/>
    <w:rsid w:val="00F56474"/>
    <w:rPr>
      <w:sz w:val="16"/>
      <w:szCs w:val="16"/>
    </w:rPr>
  </w:style>
  <w:style w:type="paragraph" w:styleId="Textodecomentrio">
    <w:name w:val="annotation text"/>
    <w:basedOn w:val="Normal"/>
    <w:link w:val="TextodecomentrioChar"/>
    <w:unhideWhenUsed/>
    <w:rsid w:val="00F56474"/>
    <w:rPr>
      <w:sz w:val="20"/>
      <w:szCs w:val="20"/>
    </w:rPr>
  </w:style>
  <w:style w:type="character" w:customStyle="1" w:styleId="TextodecomentrioChar">
    <w:name w:val="Texto de comentário Char"/>
    <w:basedOn w:val="Fontepargpadro"/>
    <w:link w:val="Textodecomentrio"/>
    <w:rsid w:val="00F56474"/>
    <w:rPr>
      <w:szCs w:val="20"/>
    </w:rPr>
  </w:style>
  <w:style w:type="paragraph" w:styleId="Assuntodocomentrio">
    <w:name w:val="annotation subject"/>
    <w:basedOn w:val="Textodecomentrio"/>
    <w:next w:val="Textodecomentrio"/>
    <w:link w:val="AssuntodocomentrioChar"/>
    <w:semiHidden/>
    <w:unhideWhenUsed/>
    <w:rsid w:val="00F56474"/>
    <w:rPr>
      <w:b/>
      <w:bCs/>
    </w:rPr>
  </w:style>
  <w:style w:type="character" w:customStyle="1" w:styleId="AssuntodocomentrioChar">
    <w:name w:val="Assunto do comentário Char"/>
    <w:basedOn w:val="TextodecomentrioChar"/>
    <w:link w:val="Assuntodocomentrio"/>
    <w:semiHidden/>
    <w:rsid w:val="00F56474"/>
    <w:rPr>
      <w:b/>
      <w:bCs/>
      <w:szCs w:val="20"/>
    </w:rPr>
  </w:style>
  <w:style w:type="paragraph" w:styleId="Reviso">
    <w:name w:val="Revision"/>
    <w:hidden/>
    <w:semiHidden/>
    <w:rsid w:val="00C2312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48-9697(95)04689-4" TargetMode="External"/><Relationship Id="rId21" Type="http://schemas.openxmlformats.org/officeDocument/2006/relationships/hyperlink" Target="https://doi.org/10.1007/s13530-020-00042-w" TargetMode="External"/><Relationship Id="rId34" Type="http://schemas.openxmlformats.org/officeDocument/2006/relationships/hyperlink" Target="https://doi.org/10.1590/S1519-69842010000200004" TargetMode="External"/><Relationship Id="rId42" Type="http://schemas.openxmlformats.org/officeDocument/2006/relationships/hyperlink" Target="https://posit.co/products/open-source/rstudio/" TargetMode="External"/><Relationship Id="rId47" Type="http://schemas.openxmlformats.org/officeDocument/2006/relationships/hyperlink" Target="https://doi.org/10.1016/j.cbpc.2017.08.008" TargetMode="External"/><Relationship Id="rId50" Type="http://schemas.openxmlformats.org/officeDocument/2006/relationships/hyperlink" Target="https://doi.org/10.1111/eff.12231" TargetMode="External"/><Relationship Id="rId55" Type="http://schemas.openxmlformats.org/officeDocument/2006/relationships/image" Target="media/image1.jpeg"/><Relationship Id="rId63" Type="http://schemas.openxmlformats.org/officeDocument/2006/relationships/fontTable" Target="fontTab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doi.org/10.1016/j.ecoenv.2018.09.111" TargetMode="External"/><Relationship Id="rId29" Type="http://schemas.openxmlformats.org/officeDocument/2006/relationships/hyperlink" Target="https://doi.org/10.1007/978-1-4613-0501-9_5" TargetMode="External"/><Relationship Id="rId11" Type="http://schemas.openxmlformats.org/officeDocument/2006/relationships/hyperlink" Target="https://www.standardmethods.org/" TargetMode="External"/><Relationship Id="rId24" Type="http://schemas.openxmlformats.org/officeDocument/2006/relationships/hyperlink" Target="https://doi.org/10.1046/j.1365-2427.1996.00099.x" TargetMode="External"/><Relationship Id="rId32" Type="http://schemas.openxmlformats.org/officeDocument/2006/relationships/hyperlink" Target="https://doi.org/10.1007/978-3-030-55322-7_1" TargetMode="External"/><Relationship Id="rId37" Type="http://schemas.openxmlformats.org/officeDocument/2006/relationships/hyperlink" Target="https://doi.org/10.1007/978-3-030-55322-7_10" TargetMode="External"/><Relationship Id="rId40" Type="http://schemas.openxmlformats.org/officeDocument/2006/relationships/hyperlink" Target="https://doi.org/10.1007/s00267-021-01465-y" TargetMode="External"/><Relationship Id="rId45" Type="http://schemas.openxmlformats.org/officeDocument/2006/relationships/hyperlink" Target="https://doi.org/10.1007/s10646-006-0131-z" TargetMode="External"/><Relationship Id="rId53" Type="http://schemas.openxmlformats.org/officeDocument/2006/relationships/hyperlink" Target="https://doi.org/10.1016/j.cbpc.2025.110388" TargetMode="External"/><Relationship Id="rId58" Type="http://schemas.openxmlformats.org/officeDocument/2006/relationships/image" Target="media/image4.png"/><Relationship Id="rId5" Type="http://schemas.openxmlformats.org/officeDocument/2006/relationships/comments" Target="comments.xml"/><Relationship Id="rId61" Type="http://schemas.openxmlformats.org/officeDocument/2006/relationships/image" Target="media/image7.png"/><Relationship Id="rId19" Type="http://schemas.openxmlformats.org/officeDocument/2006/relationships/hyperlink" Target="https://doi.org/10.1021/es087187v" TargetMode="External"/><Relationship Id="rId14" Type="http://schemas.openxmlformats.org/officeDocument/2006/relationships/hyperlink" Target="https://doi.org/10.1038/s41598-020-78563-0" TargetMode="External"/><Relationship Id="rId22" Type="http://schemas.openxmlformats.org/officeDocument/2006/relationships/hyperlink" Target="https://doi.org/10.1016/B978-0-12-813747-5.00008-4" TargetMode="External"/><Relationship Id="rId27" Type="http://schemas.openxmlformats.org/officeDocument/2006/relationships/hyperlink" Target="https://doi.org/10.1023/A:1026560922731" TargetMode="External"/><Relationship Id="rId30" Type="http://schemas.openxmlformats.org/officeDocument/2006/relationships/hyperlink" Target="https://doi.org/10.1590/S1679-62252006000300012" TargetMode="External"/><Relationship Id="rId35" Type="http://schemas.openxmlformats.org/officeDocument/2006/relationships/hyperlink" Target="https://doi.org/10.1007/s10750-006-0252-7" TargetMode="External"/><Relationship Id="rId43" Type="http://schemas.openxmlformats.org/officeDocument/2006/relationships/hyperlink" Target="https://doi.org/10.1016/S0025-326X(02)00227-8" TargetMode="External"/><Relationship Id="rId48" Type="http://schemas.openxmlformats.org/officeDocument/2006/relationships/hyperlink" Target="https://doi.org/10.1016/S0027-5107(97)00265-0" TargetMode="External"/><Relationship Id="rId56" Type="http://schemas.openxmlformats.org/officeDocument/2006/relationships/image" Target="media/image2.png"/><Relationship Id="rId64" Type="http://schemas.microsoft.com/office/2011/relationships/people" Target="people.xml"/><Relationship Id="rId8" Type="http://schemas.microsoft.com/office/2018/08/relationships/commentsExtensible" Target="commentsExtensible.xml"/><Relationship Id="rId51" Type="http://schemas.openxmlformats.org/officeDocument/2006/relationships/hyperlink" Target="https://doi.org/10.1111/ele.12658" TargetMode="External"/><Relationship Id="rId3" Type="http://schemas.openxmlformats.org/officeDocument/2006/relationships/settings" Target="settings.xml"/><Relationship Id="rId12" Type="http://schemas.openxmlformats.org/officeDocument/2006/relationships/hyperlink" Target="https://doi.org/10.1590/s2179-975x8723" TargetMode="External"/><Relationship Id="rId17" Type="http://schemas.openxmlformats.org/officeDocument/2006/relationships/hyperlink" Target="https://doi.org/10.1111/aec.13207" TargetMode="External"/><Relationship Id="rId25" Type="http://schemas.openxmlformats.org/officeDocument/2006/relationships/hyperlink" Target="https://doi.org/10.3109/10408449209145320" TargetMode="External"/><Relationship Id="rId33" Type="http://schemas.openxmlformats.org/officeDocument/2006/relationships/hyperlink" Target="https://doi.org/10.3897/neotropical.20.e146972" TargetMode="External"/><Relationship Id="rId38" Type="http://schemas.openxmlformats.org/officeDocument/2006/relationships/hyperlink" Target="https://doi.org/10.1016/j.biocon.2026.111958" TargetMode="External"/><Relationship Id="rId46" Type="http://schemas.openxmlformats.org/officeDocument/2006/relationships/hyperlink" Target="https://doi.org/10.1007/s11356-012-1359-1" TargetMode="External"/><Relationship Id="rId59" Type="http://schemas.openxmlformats.org/officeDocument/2006/relationships/image" Target="media/image5.png"/><Relationship Id="rId20" Type="http://schemas.openxmlformats.org/officeDocument/2006/relationships/hyperlink" Target="https://doi.org/10.15560/13.5.581" TargetMode="External"/><Relationship Id="rId41" Type="http://schemas.openxmlformats.org/officeDocument/2006/relationships/hyperlink" Target="https://www.R-project.org/" TargetMode="External"/><Relationship Id="rId54" Type="http://schemas.openxmlformats.org/officeDocument/2006/relationships/hyperlink" Target="https://doi.org/10.1016/j.cbpc.2005.12.009" TargetMode="External"/><Relationship Id="rId62" Type="http://schemas.openxmlformats.org/officeDocument/2006/relationships/image" Target="media/image8.png"/><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credit.niso.org/" TargetMode="External"/><Relationship Id="rId23" Type="http://schemas.openxmlformats.org/officeDocument/2006/relationships/hyperlink" Target="https://doi.org/10.1007/978-3-319-58374-7_11" TargetMode="External"/><Relationship Id="rId28" Type="http://schemas.openxmlformats.org/officeDocument/2006/relationships/hyperlink" Target="https://doi.org/10.1002/jez.2320" TargetMode="External"/><Relationship Id="rId36" Type="http://schemas.openxmlformats.org/officeDocument/2006/relationships/hyperlink" Target="https://doi.org/10.1590/1982-0224-2019-0130" TargetMode="External"/><Relationship Id="rId49" Type="http://schemas.openxmlformats.org/officeDocument/2006/relationships/hyperlink" Target="https://doi.org/10.1016/j.mrfmmm.2004.06.006" TargetMode="External"/><Relationship Id="rId57" Type="http://schemas.openxmlformats.org/officeDocument/2006/relationships/image" Target="media/image3.png"/><Relationship Id="rId10" Type="http://schemas.openxmlformats.org/officeDocument/2006/relationships/hyperlink" Target="https://doi.org/10.1002/wer.1221" TargetMode="External"/><Relationship Id="rId31" Type="http://schemas.openxmlformats.org/officeDocument/2006/relationships/hyperlink" Target="https://doi.org/10.1007/978-3-030-55322-7" TargetMode="External"/><Relationship Id="rId44" Type="http://schemas.openxmlformats.org/officeDocument/2006/relationships/hyperlink" Target="https://doi.org/10.1007/978-94-6351-086-8" TargetMode="External"/><Relationship Id="rId52" Type="http://schemas.openxmlformats.org/officeDocument/2006/relationships/hyperlink" Target="https://doi.org/10.1016/j.sjbs.2014.11.020" TargetMode="External"/><Relationship Id="rId60" Type="http://schemas.openxmlformats.org/officeDocument/2006/relationships/image" Target="media/image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5772/24540" TargetMode="External"/><Relationship Id="rId13" Type="http://schemas.openxmlformats.org/officeDocument/2006/relationships/hyperlink" Target="https://doi.org/10.1016/j.envpol.2009.05.055" TargetMode="External"/><Relationship Id="rId18" Type="http://schemas.openxmlformats.org/officeDocument/2006/relationships/hyperlink" Target="https://doi.org/10.1016/S1095-6433(98)10005-3" TargetMode="External"/><Relationship Id="rId39" Type="http://schemas.openxmlformats.org/officeDocument/2006/relationships/hyperlink" Target="https://doi.org/10.1590/1982-0224-2019-00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746</TotalTime>
  <Pages>45</Pages>
  <Words>38142</Words>
  <Characters>205973</Characters>
  <Application>Microsoft Office Word</Application>
  <DocSecurity>0</DocSecurity>
  <Lines>1716</Lines>
  <Paragraphs>487</Paragraphs>
  <ScaleCrop>false</ScaleCrop>
  <HeadingPairs>
    <vt:vector size="2" baseType="variant">
      <vt:variant>
        <vt:lpstr>Título</vt:lpstr>
      </vt:variant>
      <vt:variant>
        <vt:i4>1</vt:i4>
      </vt:variant>
    </vt:vector>
  </HeadingPairs>
  <TitlesOfParts>
    <vt:vector size="1" baseType="lpstr">
      <vt:lpstr>Linking fish physiological biomarkers to habitat integrity in the Atlantic Forest</vt:lpstr>
    </vt:vector>
  </TitlesOfParts>
  <Company/>
  <LinksUpToDate>false</LinksUpToDate>
  <CharactersWithSpaces>243628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Linking fish physiological biomarkers to habitat integrity in the Atlantic Forest</dc:title>
  <dc:creator>Adamastor Coutinho Pinto;Larissa Rafaela Caetano da Silva;Mayara Mirelly da Silva Monteiro;Alice da Silva Barros;Enelise Marcelle Amado;Elvio Sergio Figueredo Medeiros</dc:creator>
  <cp:keywords>Ecological Health, Physiological Stress, REBIO Guaribas</cp:keywords>
  <cp:lastModifiedBy>Elvio Medeiros</cp:lastModifiedBy>
  <cp:revision>16</cp:revision>
  <dcterms:created xsi:type="dcterms:W3CDTF">2026-09-08T17:24:00Z</dcterms:created>
  <dcterms:modified xsi:type="dcterms:W3CDTF">2026-09-13T20:49:00Z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Atlantic Forest is one of the world’s most important biodiversity hotspots. Despite occupying only a small fraction of its original distribution, it continues to support extraordinary levels of species richness and endemism. At the same time, it is one of the most threatened tropical ecosystems on Earth due to habitat loss, fragmentation, urban expansion, and agricultural development. The present study evaluated whether biomarkers of physiological stress in fish could detect environmental disturbances occurring within and around the Guaribas Biological Reserve (REBIO Guaribas), a strictly protected area of Atlantic Forest in northeastern Brazil. Despite sites within the administrative boundaries of the REBIO showing no signs alteration, from both environmental variables and biomarkers, significant differences in biomarker responses were observed among sampling sites, indicating that environmental conditions are not homogeneous throughout the stream studied. Elevated levels of all biomarkers at sites located outside or near the boundaries of the protected area suggest exposure to environmental stressors potentially associated with anthropogenic activities. These findings support the use of biochemical and physiological biomarkers as sensitive tools for detecting sublethal effects of environmental degradation, even in landscapes that contain legally protected areas.</vt:lpwstr>
  </property>
  <property fmtid="{D5CDD505-2E9C-101B-9397-08002B2CF9AE}" pid="3" name="affiliations">
    <vt:lpwstr/>
  </property>
  <property fmtid="{D5CDD505-2E9C-101B-9397-08002B2CF9AE}" pid="4" name="always_allow_html">
    <vt:lpwstr>yes</vt:lpwstr>
  </property>
  <property fmtid="{D5CDD505-2E9C-101B-9397-08002B2CF9AE}" pid="5" name="authors">
    <vt:lpwstr/>
  </property>
  <property fmtid="{D5CDD505-2E9C-101B-9397-08002B2CF9AE}" pid="6" name="biblio-config">
    <vt:lpwstr>True</vt:lpwstr>
  </property>
  <property fmtid="{D5CDD505-2E9C-101B-9397-08002B2CF9AE}" pid="7" name="bibliography">
    <vt:lpwstr>refs/references.bib</vt:lpwstr>
  </property>
  <property fmtid="{D5CDD505-2E9C-101B-9397-08002B2CF9AE}" pid="8" name="by-affiliation">
    <vt:lpwstr/>
  </property>
  <property fmtid="{D5CDD505-2E9C-101B-9397-08002B2CF9AE}" pid="9" name="by-author">
    <vt:lpwstr/>
  </property>
  <property fmtid="{D5CDD505-2E9C-101B-9397-08002B2CF9AE}" pid="10" name="code-copy">
    <vt:lpwstr>True</vt:lpwstr>
  </property>
  <property fmtid="{D5CDD505-2E9C-101B-9397-08002B2CF9AE}" pid="11" name="csl">
    <vt:lpwstr>refs/apa.csl</vt:lpwstr>
  </property>
  <property fmtid="{D5CDD505-2E9C-101B-9397-08002B2CF9AE}" pid="12" name="date">
    <vt:lpwstr>2026-08-30</vt:lpwstr>
  </property>
  <property fmtid="{D5CDD505-2E9C-101B-9397-08002B2CF9AE}" pid="13" name="editor">
    <vt:lpwstr>source</vt:lpwstr>
  </property>
  <property fmtid="{D5CDD505-2E9C-101B-9397-08002B2CF9AE}" pid="14" name="editor_options">
    <vt:lpwstr/>
  </property>
  <property fmtid="{D5CDD505-2E9C-101B-9397-08002B2CF9AE}" pid="15" name="engines">
    <vt:lpwstr/>
  </property>
  <property fmtid="{D5CDD505-2E9C-101B-9397-08002B2CF9AE}" pid="16" name="execute">
    <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subtitle">
    <vt:lpwstr>Biological Conservation  OR  Neotropical Ichthyology</vt:lpwstr>
  </property>
  <property fmtid="{D5CDD505-2E9C-101B-9397-08002B2CF9AE}" pid="22" name="toc-title">
    <vt:lpwstr>Table of contents</vt:lpwstr>
  </property>
  <property fmtid="{D5CDD505-2E9C-101B-9397-08002B2CF9AE}" pid="23" name="ZOTERO_PREF_1">
    <vt:lpwstr>&lt;data data-version="3" zotero-version="9.0.6"&gt;&lt;session id="wd6PXuew"/&gt;&lt;style id="http://www.zotero.org/styles/apa" locale="en-US" hasBibliography="1" bibliographyStyleHasBeenSet="1"/&gt;&lt;prefs&gt;&lt;pref name="fieldType" value="Field"/&gt;&lt;pref name="automaticJourna</vt:lpwstr>
  </property>
  <property fmtid="{D5CDD505-2E9C-101B-9397-08002B2CF9AE}" pid="24" name="ZOTERO_PREF_2">
    <vt:lpwstr>lAbbreviations" value="true"/&gt;&lt;/prefs&gt;&lt;/data&gt;</vt:lpwstr>
  </property>
</Properties>
</file>